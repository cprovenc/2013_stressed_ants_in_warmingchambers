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40D3BC" w14:textId="49146D33" w:rsidR="00670D56" w:rsidRPr="005B21FE" w:rsidRDefault="001073D1" w:rsidP="00670D56">
      <w:pPr>
        <w:spacing w:line="480" w:lineRule="auto"/>
        <w:rPr>
          <w:rFonts w:asciiTheme="majorHAnsi" w:hAnsiTheme="majorHAnsi"/>
          <w:sz w:val="32"/>
          <w:szCs w:val="32"/>
        </w:rPr>
      </w:pPr>
      <w:ins w:id="0" w:author="Andrew Nguyen" w:date="2016-02-11T15:23:00Z">
        <w:r>
          <w:rPr>
            <w:rFonts w:asciiTheme="majorHAnsi" w:hAnsiTheme="majorHAnsi"/>
            <w:sz w:val="32"/>
            <w:szCs w:val="32"/>
          </w:rPr>
          <w:t>Title:</w:t>
        </w:r>
      </w:ins>
      <w:ins w:id="1" w:author="Andrew Nguyen" w:date="2016-02-11T15:24:00Z">
        <w:r>
          <w:rPr>
            <w:rFonts w:asciiTheme="majorHAnsi" w:hAnsiTheme="majorHAnsi"/>
            <w:sz w:val="32"/>
            <w:szCs w:val="32"/>
          </w:rPr>
          <w:t xml:space="preserve"> </w:t>
        </w:r>
      </w:ins>
      <w:del w:id="2" w:author="Andrew Nguyen" w:date="2016-02-11T15:24:00Z">
        <w:r w:rsidR="005E6E3D" w:rsidDel="001073D1">
          <w:rPr>
            <w:rFonts w:asciiTheme="majorHAnsi" w:hAnsiTheme="majorHAnsi"/>
            <w:sz w:val="32"/>
            <w:szCs w:val="32"/>
          </w:rPr>
          <w:delText>Experimental forest warming reveals</w:delText>
        </w:r>
        <w:r w:rsidR="005B21FE" w:rsidDel="001073D1">
          <w:rPr>
            <w:rFonts w:asciiTheme="majorHAnsi" w:hAnsiTheme="majorHAnsi"/>
            <w:sz w:val="32"/>
            <w:szCs w:val="32"/>
          </w:rPr>
          <w:delText xml:space="preserve"> </w:delText>
        </w:r>
        <w:r w:rsidR="005E6E3D" w:rsidDel="001073D1">
          <w:rPr>
            <w:rFonts w:asciiTheme="majorHAnsi" w:hAnsiTheme="majorHAnsi"/>
            <w:sz w:val="32"/>
            <w:szCs w:val="32"/>
          </w:rPr>
          <w:delText>sub-lethal stress in the</w:delText>
        </w:r>
        <w:r w:rsidR="005B21FE" w:rsidDel="001073D1">
          <w:rPr>
            <w:rFonts w:asciiTheme="majorHAnsi" w:hAnsiTheme="majorHAnsi"/>
            <w:sz w:val="32"/>
            <w:szCs w:val="32"/>
          </w:rPr>
          <w:delText xml:space="preserve"> </w:delText>
        </w:r>
        <w:r w:rsidR="00670D56" w:rsidRPr="005B21FE" w:rsidDel="001073D1">
          <w:rPr>
            <w:rFonts w:asciiTheme="majorHAnsi" w:hAnsiTheme="majorHAnsi"/>
            <w:sz w:val="32"/>
            <w:szCs w:val="32"/>
          </w:rPr>
          <w:delText>common woodland ant</w:delText>
        </w:r>
        <w:r w:rsidR="005E6E3D" w:rsidDel="001073D1">
          <w:rPr>
            <w:rFonts w:asciiTheme="majorHAnsi" w:hAnsiTheme="majorHAnsi"/>
            <w:sz w:val="32"/>
            <w:szCs w:val="32"/>
          </w:rPr>
          <w:delText xml:space="preserve"> using</w:delText>
        </w:r>
        <w:r w:rsidR="005B21FE" w:rsidRPr="005B21FE" w:rsidDel="001073D1">
          <w:rPr>
            <w:rFonts w:asciiTheme="majorHAnsi" w:hAnsiTheme="majorHAnsi"/>
            <w:sz w:val="32"/>
            <w:szCs w:val="32"/>
          </w:rPr>
          <w:delText xml:space="preserve"> </w:delText>
        </w:r>
        <w:r w:rsidR="005E6E3D" w:rsidDel="001073D1">
          <w:rPr>
            <w:rFonts w:asciiTheme="majorHAnsi" w:hAnsiTheme="majorHAnsi"/>
            <w:sz w:val="32"/>
            <w:szCs w:val="32"/>
          </w:rPr>
          <w:delText>heat</w:delText>
        </w:r>
        <w:r w:rsidR="005E6E3D" w:rsidRPr="005B21FE" w:rsidDel="001073D1">
          <w:rPr>
            <w:rFonts w:asciiTheme="majorHAnsi" w:hAnsiTheme="majorHAnsi"/>
            <w:sz w:val="32"/>
            <w:szCs w:val="32"/>
          </w:rPr>
          <w:delText>-shock proteins</w:delText>
        </w:r>
        <w:r w:rsidR="005E6E3D" w:rsidDel="001073D1">
          <w:rPr>
            <w:rFonts w:asciiTheme="majorHAnsi" w:hAnsiTheme="majorHAnsi"/>
            <w:sz w:val="32"/>
            <w:szCs w:val="32"/>
          </w:rPr>
          <w:delText xml:space="preserve"> as a proxy</w:delText>
        </w:r>
      </w:del>
      <w:ins w:id="3" w:author="Andrew Nguyen" w:date="2016-02-11T15:24:00Z">
        <w:r>
          <w:rPr>
            <w:rFonts w:asciiTheme="majorHAnsi" w:hAnsiTheme="majorHAnsi"/>
            <w:sz w:val="32"/>
            <w:szCs w:val="32"/>
          </w:rPr>
          <w:t>Common woodland ants are stressed under experimental warming</w:t>
        </w:r>
      </w:ins>
    </w:p>
    <w:p w14:paraId="5E07DF90" w14:textId="7CF65B55" w:rsidR="00670D56" w:rsidRPr="00E03A54" w:rsidRDefault="00670D56" w:rsidP="00670D56">
      <w:pPr>
        <w:spacing w:line="480" w:lineRule="auto"/>
        <w:rPr>
          <w:rFonts w:asciiTheme="majorHAnsi" w:hAnsiTheme="majorHAnsi"/>
        </w:rPr>
      </w:pPr>
      <w:r w:rsidRPr="00E03A54">
        <w:rPr>
          <w:rFonts w:asciiTheme="majorHAnsi" w:hAnsiTheme="majorHAnsi"/>
        </w:rPr>
        <w:t>Curtis A. Provencher</w:t>
      </w:r>
      <w:del w:id="4" w:author="Andrew Nguyen" w:date="2016-02-11T15:22:00Z">
        <w:r w:rsidRPr="00E03A54" w:rsidDel="001073D1">
          <w:rPr>
            <w:rFonts w:asciiTheme="majorHAnsi" w:hAnsiTheme="majorHAnsi"/>
          </w:rPr>
          <w:delText>, Sara Helms Cahan</w:delText>
        </w:r>
      </w:del>
      <w:r w:rsidRPr="00E03A54">
        <w:rPr>
          <w:rFonts w:asciiTheme="majorHAnsi" w:hAnsiTheme="majorHAnsi"/>
        </w:rPr>
        <w:t>, Andrew D. Nguyen</w:t>
      </w:r>
      <w:ins w:id="5" w:author="Andrew Nguyen" w:date="2016-02-11T15:22:00Z">
        <w:r w:rsidR="001073D1" w:rsidRPr="00E03A54">
          <w:rPr>
            <w:rFonts w:asciiTheme="majorHAnsi" w:hAnsiTheme="majorHAnsi"/>
          </w:rPr>
          <w:t>,</w:t>
        </w:r>
      </w:ins>
      <w:ins w:id="6" w:author="Andrew Nguyen" w:date="2016-02-11T15:23:00Z">
        <w:r w:rsidR="001073D1">
          <w:rPr>
            <w:rFonts w:asciiTheme="majorHAnsi" w:hAnsiTheme="majorHAnsi"/>
          </w:rPr>
          <w:t xml:space="preserve"> </w:t>
        </w:r>
      </w:ins>
      <w:ins w:id="7" w:author="Andrew Nguyen" w:date="2016-02-11T15:46:00Z">
        <w:r w:rsidR="00C9581B">
          <w:rPr>
            <w:rFonts w:asciiTheme="majorHAnsi" w:hAnsiTheme="majorHAnsi"/>
          </w:rPr>
          <w:t xml:space="preserve">Katie Miller, Lauren Nichols, </w:t>
        </w:r>
      </w:ins>
      <w:ins w:id="8" w:author="Andrew Nguyen" w:date="2016-02-11T15:23:00Z">
        <w:r w:rsidR="001073D1">
          <w:rPr>
            <w:rFonts w:asciiTheme="majorHAnsi" w:hAnsiTheme="majorHAnsi"/>
          </w:rPr>
          <w:t xml:space="preserve">Nicholas J. Gotelli, </w:t>
        </w:r>
      </w:ins>
      <w:ins w:id="9" w:author="Andrew Nguyen" w:date="2016-02-11T15:22:00Z">
        <w:r w:rsidR="001073D1" w:rsidRPr="00E03A54">
          <w:rPr>
            <w:rFonts w:asciiTheme="majorHAnsi" w:hAnsiTheme="majorHAnsi"/>
          </w:rPr>
          <w:t xml:space="preserve"> Sara Helms Cahan</w:t>
        </w:r>
      </w:ins>
      <w:del w:id="10" w:author="Andrew Nguyen" w:date="2016-02-11T15:22:00Z">
        <w:r w:rsidRPr="00E03A54" w:rsidDel="001073D1">
          <w:rPr>
            <w:rFonts w:asciiTheme="majorHAnsi" w:hAnsiTheme="majorHAnsi"/>
          </w:rPr>
          <w:delText>.</w:delText>
        </w:r>
      </w:del>
      <w:r w:rsidRPr="00E03A54">
        <w:rPr>
          <w:rFonts w:asciiTheme="majorHAnsi" w:hAnsiTheme="majorHAnsi"/>
        </w:rPr>
        <w:br/>
        <w:t>Department of Biology, University of Vermont, Burlington, VT</w:t>
      </w:r>
    </w:p>
    <w:p w14:paraId="38C37DA8" w14:textId="6F9F08AB" w:rsidR="001073D1" w:rsidRDefault="001073D1" w:rsidP="00670D56">
      <w:pPr>
        <w:spacing w:line="480" w:lineRule="auto"/>
        <w:rPr>
          <w:ins w:id="11" w:author="Andrew Nguyen" w:date="2016-02-11T15:23:00Z"/>
          <w:rFonts w:asciiTheme="majorHAnsi" w:hAnsiTheme="majorHAnsi"/>
          <w:b/>
        </w:rPr>
      </w:pPr>
      <w:ins w:id="12" w:author="Andrew Nguyen" w:date="2016-02-11T15:23:00Z">
        <w:r>
          <w:rPr>
            <w:rFonts w:asciiTheme="majorHAnsi" w:hAnsiTheme="majorHAnsi"/>
            <w:b/>
          </w:rPr>
          <w:t>Ask sara and nick where this should be submitted and then look up that format and change ms accordingly</w:t>
        </w:r>
      </w:ins>
    </w:p>
    <w:p w14:paraId="42AC88B6" w14:textId="77777777" w:rsidR="001073D1" w:rsidRDefault="001073D1" w:rsidP="00670D56">
      <w:pPr>
        <w:spacing w:line="480" w:lineRule="auto"/>
        <w:rPr>
          <w:ins w:id="13" w:author="Andrew Nguyen" w:date="2016-02-11T15:23:00Z"/>
          <w:rFonts w:asciiTheme="majorHAnsi" w:hAnsiTheme="majorHAnsi"/>
          <w:b/>
        </w:rPr>
      </w:pPr>
    </w:p>
    <w:p w14:paraId="574FD8CA" w14:textId="77777777" w:rsidR="001073D1" w:rsidRDefault="001073D1" w:rsidP="00670D56">
      <w:pPr>
        <w:spacing w:line="480" w:lineRule="auto"/>
        <w:rPr>
          <w:ins w:id="14" w:author="Andrew Nguyen" w:date="2016-02-11T15:23:00Z"/>
          <w:rFonts w:asciiTheme="majorHAnsi" w:hAnsiTheme="majorHAnsi"/>
          <w:b/>
        </w:rPr>
      </w:pPr>
    </w:p>
    <w:p w14:paraId="31D7717E" w14:textId="77777777" w:rsidR="001073D1" w:rsidRDefault="001073D1" w:rsidP="00670D56">
      <w:pPr>
        <w:spacing w:line="480" w:lineRule="auto"/>
        <w:rPr>
          <w:ins w:id="15" w:author="Andrew Nguyen" w:date="2016-02-11T15:23:00Z"/>
          <w:rFonts w:asciiTheme="majorHAnsi" w:hAnsiTheme="majorHAnsi"/>
          <w:b/>
        </w:rPr>
      </w:pPr>
    </w:p>
    <w:p w14:paraId="5EE02AA2" w14:textId="77777777" w:rsidR="001073D1" w:rsidRDefault="001073D1" w:rsidP="00670D56">
      <w:pPr>
        <w:spacing w:line="480" w:lineRule="auto"/>
        <w:rPr>
          <w:ins w:id="16" w:author="Andrew Nguyen" w:date="2016-02-11T15:23:00Z"/>
          <w:rFonts w:asciiTheme="majorHAnsi" w:hAnsiTheme="majorHAnsi"/>
          <w:b/>
        </w:rPr>
      </w:pPr>
    </w:p>
    <w:p w14:paraId="1C4EBF95" w14:textId="77777777" w:rsidR="001073D1" w:rsidRDefault="001073D1" w:rsidP="00670D56">
      <w:pPr>
        <w:spacing w:line="480" w:lineRule="auto"/>
        <w:rPr>
          <w:ins w:id="17" w:author="Andrew Nguyen" w:date="2016-02-11T15:23:00Z"/>
          <w:rFonts w:asciiTheme="majorHAnsi" w:hAnsiTheme="majorHAnsi"/>
          <w:b/>
        </w:rPr>
      </w:pPr>
    </w:p>
    <w:p w14:paraId="3F3E7B29" w14:textId="77777777" w:rsidR="001073D1" w:rsidRDefault="001073D1" w:rsidP="00670D56">
      <w:pPr>
        <w:spacing w:line="480" w:lineRule="auto"/>
        <w:rPr>
          <w:ins w:id="18" w:author="Andrew Nguyen" w:date="2016-02-11T15:23:00Z"/>
          <w:rFonts w:asciiTheme="majorHAnsi" w:hAnsiTheme="majorHAnsi"/>
          <w:b/>
        </w:rPr>
      </w:pPr>
    </w:p>
    <w:p w14:paraId="56739BCF" w14:textId="77777777" w:rsidR="001073D1" w:rsidRDefault="001073D1" w:rsidP="00670D56">
      <w:pPr>
        <w:spacing w:line="480" w:lineRule="auto"/>
        <w:rPr>
          <w:ins w:id="19" w:author="Andrew Nguyen" w:date="2016-02-11T15:23:00Z"/>
          <w:rFonts w:asciiTheme="majorHAnsi" w:hAnsiTheme="majorHAnsi"/>
          <w:b/>
        </w:rPr>
      </w:pPr>
    </w:p>
    <w:p w14:paraId="4B9F3C35" w14:textId="77777777" w:rsidR="001073D1" w:rsidRDefault="001073D1" w:rsidP="00670D56">
      <w:pPr>
        <w:spacing w:line="480" w:lineRule="auto"/>
        <w:rPr>
          <w:ins w:id="20" w:author="Andrew Nguyen" w:date="2016-02-11T15:23:00Z"/>
          <w:rFonts w:asciiTheme="majorHAnsi" w:hAnsiTheme="majorHAnsi"/>
          <w:b/>
        </w:rPr>
      </w:pPr>
    </w:p>
    <w:p w14:paraId="36D59585" w14:textId="77777777" w:rsidR="001073D1" w:rsidRDefault="001073D1" w:rsidP="00670D56">
      <w:pPr>
        <w:spacing w:line="480" w:lineRule="auto"/>
        <w:rPr>
          <w:ins w:id="21" w:author="Andrew Nguyen" w:date="2016-02-11T15:23:00Z"/>
          <w:rFonts w:asciiTheme="majorHAnsi" w:hAnsiTheme="majorHAnsi"/>
          <w:b/>
        </w:rPr>
      </w:pPr>
    </w:p>
    <w:p w14:paraId="3AD5E81B" w14:textId="77777777" w:rsidR="001073D1" w:rsidRDefault="001073D1" w:rsidP="00670D56">
      <w:pPr>
        <w:spacing w:line="480" w:lineRule="auto"/>
        <w:rPr>
          <w:ins w:id="22" w:author="Andrew Nguyen" w:date="2016-02-11T15:23:00Z"/>
          <w:rFonts w:asciiTheme="majorHAnsi" w:hAnsiTheme="majorHAnsi"/>
          <w:b/>
        </w:rPr>
      </w:pPr>
    </w:p>
    <w:p w14:paraId="3B363704" w14:textId="77777777" w:rsidR="001073D1" w:rsidRDefault="001073D1" w:rsidP="00670D56">
      <w:pPr>
        <w:spacing w:line="480" w:lineRule="auto"/>
        <w:rPr>
          <w:ins w:id="23" w:author="Andrew Nguyen" w:date="2016-02-11T15:23:00Z"/>
          <w:rFonts w:asciiTheme="majorHAnsi" w:hAnsiTheme="majorHAnsi"/>
          <w:b/>
        </w:rPr>
      </w:pPr>
    </w:p>
    <w:p w14:paraId="29E95AD0" w14:textId="77777777" w:rsidR="001073D1" w:rsidRDefault="001073D1" w:rsidP="00670D56">
      <w:pPr>
        <w:spacing w:line="480" w:lineRule="auto"/>
        <w:rPr>
          <w:ins w:id="24" w:author="Andrew Nguyen" w:date="2016-02-11T15:23:00Z"/>
          <w:rFonts w:asciiTheme="majorHAnsi" w:hAnsiTheme="majorHAnsi"/>
          <w:b/>
        </w:rPr>
      </w:pPr>
    </w:p>
    <w:p w14:paraId="00DCD263" w14:textId="77777777" w:rsidR="001073D1" w:rsidRDefault="001073D1" w:rsidP="00670D56">
      <w:pPr>
        <w:spacing w:line="480" w:lineRule="auto"/>
        <w:rPr>
          <w:ins w:id="25" w:author="Andrew Nguyen" w:date="2016-02-11T15:23:00Z"/>
          <w:rFonts w:asciiTheme="majorHAnsi" w:hAnsiTheme="majorHAnsi"/>
          <w:b/>
        </w:rPr>
      </w:pPr>
    </w:p>
    <w:p w14:paraId="5EFD3AFC" w14:textId="77777777" w:rsidR="001073D1" w:rsidRDefault="001073D1" w:rsidP="00670D56">
      <w:pPr>
        <w:spacing w:line="480" w:lineRule="auto"/>
        <w:rPr>
          <w:ins w:id="26" w:author="Andrew Nguyen" w:date="2016-02-11T15:23:00Z"/>
          <w:rFonts w:asciiTheme="majorHAnsi" w:hAnsiTheme="majorHAnsi"/>
          <w:b/>
        </w:rPr>
      </w:pPr>
    </w:p>
    <w:p w14:paraId="6EC5ADEB" w14:textId="77777777" w:rsidR="001073D1" w:rsidRDefault="001073D1" w:rsidP="00670D56">
      <w:pPr>
        <w:spacing w:line="480" w:lineRule="auto"/>
        <w:rPr>
          <w:ins w:id="27" w:author="Andrew Nguyen" w:date="2016-02-11T15:23:00Z"/>
          <w:rFonts w:asciiTheme="majorHAnsi" w:hAnsiTheme="majorHAnsi"/>
          <w:b/>
        </w:rPr>
      </w:pPr>
    </w:p>
    <w:p w14:paraId="2696B062" w14:textId="77777777" w:rsidR="001073D1" w:rsidRDefault="001073D1" w:rsidP="00670D56">
      <w:pPr>
        <w:spacing w:line="480" w:lineRule="auto"/>
        <w:rPr>
          <w:ins w:id="28" w:author="Andrew Nguyen" w:date="2016-02-11T15:23:00Z"/>
          <w:rFonts w:asciiTheme="majorHAnsi" w:hAnsiTheme="majorHAnsi"/>
          <w:b/>
        </w:rPr>
      </w:pPr>
    </w:p>
    <w:p w14:paraId="2F0ECDE6" w14:textId="0EE02531" w:rsidR="00670D56" w:rsidRDefault="00804AA7" w:rsidP="00670D56">
      <w:pPr>
        <w:spacing w:line="480" w:lineRule="auto"/>
        <w:rPr>
          <w:rFonts w:asciiTheme="majorHAnsi" w:hAnsiTheme="majorHAnsi"/>
          <w:b/>
        </w:rPr>
      </w:pPr>
      <w:r>
        <w:rPr>
          <w:rFonts w:asciiTheme="majorHAnsi" w:hAnsiTheme="majorHAnsi"/>
          <w:b/>
        </w:rPr>
        <w:t xml:space="preserve">Abstract </w:t>
      </w:r>
    </w:p>
    <w:p w14:paraId="00DF3AD1" w14:textId="221CEC46" w:rsidR="00804AA7" w:rsidRPr="00F94182" w:rsidRDefault="00804AA7" w:rsidP="00670D56">
      <w:pPr>
        <w:spacing w:line="480" w:lineRule="auto"/>
      </w:pPr>
      <w:r>
        <w:rPr>
          <w:rFonts w:asciiTheme="majorHAnsi" w:hAnsiTheme="majorHAnsi"/>
          <w:b/>
        </w:rPr>
        <w:tab/>
      </w:r>
      <w:del w:id="29" w:author="Andrew Nguyen" w:date="2016-02-11T15:25:00Z">
        <w:r w:rsidR="00520872" w:rsidRPr="00756171" w:rsidDel="001073D1">
          <w:delText xml:space="preserve">Increases in global temperature may </w:delText>
        </w:r>
        <w:r w:rsidR="002B17FB" w:rsidRPr="00756171" w:rsidDel="001073D1">
          <w:delText xml:space="preserve">cause a variety of negative impacts to </w:delText>
        </w:r>
        <w:r w:rsidR="00B357C5" w:rsidRPr="00756171" w:rsidDel="001073D1">
          <w:delText xml:space="preserve">eastern </w:delText>
        </w:r>
        <w:r w:rsidR="002B17FB" w:rsidRPr="00756171" w:rsidDel="001073D1">
          <w:delText>deciduous f</w:delText>
        </w:r>
        <w:r w:rsidR="00520872" w:rsidRPr="00756171" w:rsidDel="001073D1">
          <w:delText>orest</w:delText>
        </w:r>
        <w:r w:rsidR="00B357C5" w:rsidRPr="00756171" w:rsidDel="001073D1">
          <w:delText xml:space="preserve">s </w:delText>
        </w:r>
        <w:r w:rsidR="001975C2" w:rsidDel="001073D1">
          <w:delText xml:space="preserve">if the performance of </w:delText>
        </w:r>
        <w:r w:rsidR="00520872" w:rsidRPr="00756171" w:rsidDel="001073D1">
          <w:delText xml:space="preserve">keystone species, such as the common woodland ant </w:delText>
        </w:r>
        <w:r w:rsidR="00520872" w:rsidRPr="00756171" w:rsidDel="001073D1">
          <w:rPr>
            <w:i/>
          </w:rPr>
          <w:delText>Aphaenogaster,</w:delText>
        </w:r>
        <w:r w:rsidR="00520872" w:rsidRPr="00756171" w:rsidDel="001073D1">
          <w:delText xml:space="preserve"> </w:delText>
        </w:r>
        <w:r w:rsidR="00716CAF" w:rsidRPr="00756171" w:rsidDel="001073D1">
          <w:delText>begins</w:delText>
        </w:r>
        <w:r w:rsidR="002B17FB" w:rsidRPr="00756171" w:rsidDel="001073D1">
          <w:delText xml:space="preserve"> to </w:delText>
        </w:r>
        <w:r w:rsidR="00520872" w:rsidRPr="00756171" w:rsidDel="001073D1">
          <w:delText>decline.</w:delText>
        </w:r>
        <w:r w:rsidR="004E3E62" w:rsidRPr="00756171" w:rsidDel="001073D1">
          <w:delText xml:space="preserve"> </w:delText>
        </w:r>
        <w:r w:rsidR="002B17FB" w:rsidRPr="00756171" w:rsidDel="001073D1">
          <w:delText>Informa</w:delText>
        </w:r>
        <w:r w:rsidR="001975C2" w:rsidDel="001073D1">
          <w:delText xml:space="preserve">tive predictions on how warmer temperatures </w:delText>
        </w:r>
        <w:r w:rsidR="002B17FB" w:rsidRPr="00756171" w:rsidDel="001073D1">
          <w:delText xml:space="preserve">may alter </w:delText>
        </w:r>
        <w:r w:rsidR="001975C2" w:rsidDel="001073D1">
          <w:delText xml:space="preserve">these forests </w:delText>
        </w:r>
        <w:r w:rsidR="002B17FB" w:rsidRPr="00756171" w:rsidDel="001073D1">
          <w:delText>will require accurate methods of assessing how the</w:delText>
        </w:r>
        <w:r w:rsidR="001975C2" w:rsidDel="001073D1">
          <w:delText>ir</w:delText>
        </w:r>
        <w:r w:rsidR="00B357C5" w:rsidRPr="00756171" w:rsidDel="001073D1">
          <w:delText xml:space="preserve"> primary seed disperser, </w:delText>
        </w:r>
        <w:r w:rsidR="00B357C5" w:rsidRPr="00756171" w:rsidDel="001073D1">
          <w:rPr>
            <w:i/>
          </w:rPr>
          <w:delText>Aphaenogaster,</w:delText>
        </w:r>
        <w:r w:rsidR="002B17FB" w:rsidRPr="00756171" w:rsidDel="001073D1">
          <w:delText xml:space="preserve"> </w:delText>
        </w:r>
        <w:r w:rsidR="00B357C5" w:rsidRPr="00756171" w:rsidDel="001073D1">
          <w:delText xml:space="preserve">will </w:delText>
        </w:r>
        <w:r w:rsidR="002B17FB" w:rsidRPr="00756171" w:rsidDel="001073D1">
          <w:delText>react to rising temperature before they reach their ecological death.</w:delText>
        </w:r>
        <w:r w:rsidR="00B32B93" w:rsidRPr="00756171" w:rsidDel="001073D1">
          <w:delText xml:space="preserve"> </w:delText>
        </w:r>
      </w:del>
      <w:ins w:id="30" w:author="Andrew Nguyen" w:date="2016-02-11T15:25:00Z">
        <w:r w:rsidR="001073D1">
          <w:t xml:space="preserve">Temperature increases due to climate change will </w:t>
        </w:r>
      </w:ins>
      <w:ins w:id="31" w:author="Andrew Nguyen" w:date="2016-02-11T15:26:00Z">
        <w:r w:rsidR="001073D1">
          <w:t xml:space="preserve">impose costs for many </w:t>
        </w:r>
      </w:ins>
      <w:ins w:id="32" w:author="Andrew Nguyen" w:date="2016-02-11T15:27:00Z">
        <w:r w:rsidR="001073D1">
          <w:t xml:space="preserve">ectotherm </w:t>
        </w:r>
      </w:ins>
      <w:ins w:id="33" w:author="Andrew Nguyen" w:date="2016-02-11T15:26:00Z">
        <w:r w:rsidR="001073D1">
          <w:t>species</w:t>
        </w:r>
      </w:ins>
      <w:ins w:id="34" w:author="Andrew Nguyen" w:date="2016-02-11T15:27:00Z">
        <w:r w:rsidR="001073D1">
          <w:t xml:space="preserve"> by elevating macromolecular damage</w:t>
        </w:r>
      </w:ins>
      <w:ins w:id="35" w:author="Andrew Nguyen" w:date="2016-02-11T15:26:00Z">
        <w:r w:rsidR="001073D1">
          <w:t xml:space="preserve">. </w:t>
        </w:r>
      </w:ins>
      <w:ins w:id="36" w:author="Andrew Nguyen" w:date="2016-02-11T15:27:00Z">
        <w:r w:rsidR="001073D1">
          <w:t>Yet, we know very little about the extent to which costs will manifest under future warming</w:t>
        </w:r>
      </w:ins>
      <w:ins w:id="37" w:author="Andrew Nguyen" w:date="2016-02-11T15:28:00Z">
        <w:r w:rsidR="001073D1">
          <w:t>.</w:t>
        </w:r>
      </w:ins>
      <w:ins w:id="38" w:author="Andrew Nguyen" w:date="2016-02-11T15:27:00Z">
        <w:r w:rsidR="001073D1">
          <w:t xml:space="preserve"> We took advantage </w:t>
        </w:r>
      </w:ins>
      <w:ins w:id="39" w:author="Andrew Nguyen" w:date="2016-02-11T15:30:00Z">
        <w:r w:rsidR="001073D1">
          <w:t xml:space="preserve">of a </w:t>
        </w:r>
      </w:ins>
      <w:ins w:id="40" w:author="Andrew Nguyen" w:date="2016-02-11T15:27:00Z">
        <w:r w:rsidR="001073D1">
          <w:t>southern and northern exp</w:t>
        </w:r>
      </w:ins>
      <w:ins w:id="41" w:author="Andrew Nguyen" w:date="2016-02-11T15:30:00Z">
        <w:r w:rsidR="001073D1">
          <w:t xml:space="preserve">erimental warming site to quantify </w:t>
        </w:r>
      </w:ins>
      <w:ins w:id="42" w:author="Andrew Nguyen" w:date="2016-02-11T15:35:00Z">
        <w:r w:rsidR="001073D1">
          <w:t xml:space="preserve">protein </w:t>
        </w:r>
      </w:ins>
      <w:ins w:id="43" w:author="Andrew Nguyen" w:date="2016-02-11T15:31:00Z">
        <w:r w:rsidR="001073D1">
          <w:t xml:space="preserve"> damage</w:t>
        </w:r>
      </w:ins>
      <w:ins w:id="44" w:author="Andrew Nguyen" w:date="2016-02-11T15:34:00Z">
        <w:r w:rsidR="001073D1">
          <w:t xml:space="preserve"> using a panel of 3 heat shock proteins</w:t>
        </w:r>
      </w:ins>
      <w:ins w:id="45" w:author="Andrew Nguyen" w:date="2016-02-11T15:31:00Z">
        <w:r w:rsidR="001073D1">
          <w:t xml:space="preserve"> for a keystone </w:t>
        </w:r>
      </w:ins>
      <w:ins w:id="46" w:author="Andrew Nguyen" w:date="2016-02-11T15:30:00Z">
        <w:r w:rsidR="001073D1">
          <w:t xml:space="preserve">mutualist, </w:t>
        </w:r>
      </w:ins>
      <w:del w:id="47" w:author="Andrew Nguyen" w:date="2016-02-11T15:28:00Z">
        <w:r w:rsidR="001975C2" w:rsidDel="001073D1">
          <w:delText>Here, w</w:delText>
        </w:r>
        <w:r w:rsidR="00B32B93" w:rsidRPr="00756171" w:rsidDel="001073D1">
          <w:delText xml:space="preserve">e proposed using </w:delText>
        </w:r>
        <w:r w:rsidR="00656BFE" w:rsidRPr="00756171" w:rsidDel="001073D1">
          <w:delText xml:space="preserve">three </w:delText>
        </w:r>
        <w:r w:rsidR="00716CAF" w:rsidRPr="00756171" w:rsidDel="001073D1">
          <w:delText>highly conserved</w:delText>
        </w:r>
        <w:r w:rsidR="00B357C5" w:rsidRPr="00756171" w:rsidDel="001073D1">
          <w:delText xml:space="preserve"> </w:delText>
        </w:r>
        <w:r w:rsidR="00716CAF" w:rsidRPr="00756171" w:rsidDel="001073D1">
          <w:delText xml:space="preserve">molecular chaperones </w:delText>
        </w:r>
        <w:r w:rsidR="00B357C5" w:rsidRPr="00756171" w:rsidDel="001073D1">
          <w:delText>induced by unfavorable temperature</w:delText>
        </w:r>
        <w:r w:rsidR="00656BFE" w:rsidRPr="00756171" w:rsidDel="001073D1">
          <w:delText xml:space="preserve">, </w:delText>
        </w:r>
        <w:r w:rsidR="00656BFE" w:rsidRPr="00756171" w:rsidDel="001073D1">
          <w:rPr>
            <w:i/>
          </w:rPr>
          <w:delText xml:space="preserve">hsp40, hsp70, </w:delText>
        </w:r>
        <w:r w:rsidR="00656BFE" w:rsidRPr="00756171" w:rsidDel="001073D1">
          <w:delText>and</w:delText>
        </w:r>
        <w:r w:rsidR="00656BFE" w:rsidRPr="00756171" w:rsidDel="001073D1">
          <w:rPr>
            <w:i/>
          </w:rPr>
          <w:delText xml:space="preserve"> hsp83</w:delText>
        </w:r>
        <w:r w:rsidR="00716CAF" w:rsidRPr="00756171" w:rsidDel="001073D1">
          <w:delText>,</w:delText>
        </w:r>
        <w:r w:rsidR="00B357C5" w:rsidRPr="00756171" w:rsidDel="001073D1">
          <w:delText xml:space="preserve"> </w:delText>
        </w:r>
        <w:r w:rsidR="00001377" w:rsidRPr="00756171" w:rsidDel="001073D1">
          <w:delText xml:space="preserve">as a proxy for </w:delText>
        </w:r>
        <w:r w:rsidR="001975C2" w:rsidDel="001073D1">
          <w:delText>sub-lethal stress.</w:delText>
        </w:r>
        <w:r w:rsidR="00001377" w:rsidRPr="00756171" w:rsidDel="001073D1">
          <w:delText xml:space="preserve"> </w:delText>
        </w:r>
      </w:del>
      <w:r w:rsidR="004E3E62" w:rsidRPr="00756171">
        <w:rPr>
          <w:i/>
        </w:rPr>
        <w:t>Aphaenogaster</w:t>
      </w:r>
      <w:ins w:id="48" w:author="Andrew Nguyen" w:date="2016-02-11T15:30:00Z">
        <w:r w:rsidR="001073D1">
          <w:rPr>
            <w:i/>
          </w:rPr>
          <w:t xml:space="preserve"> picea</w:t>
        </w:r>
      </w:ins>
      <w:del w:id="49" w:author="Andrew Nguyen" w:date="2016-02-11T15:32:00Z">
        <w:r w:rsidR="004E3E62" w:rsidRPr="00756171" w:rsidDel="001073D1">
          <w:delText xml:space="preserve"> </w:delText>
        </w:r>
        <w:r w:rsidR="00B33DCF" w:rsidDel="001073D1">
          <w:delText>were</w:delText>
        </w:r>
        <w:r w:rsidR="004E3E62" w:rsidRPr="00756171" w:rsidDel="001073D1">
          <w:delText xml:space="preserve"> exposed to experimental warming chambers from a northern (Harvard Forest, Massachusetts) and southern (Duke Forest, North Carolina) </w:delText>
        </w:r>
        <w:r w:rsidR="003C514B" w:rsidDel="001073D1">
          <w:delText>experimental forest site</w:delText>
        </w:r>
        <w:r w:rsidR="001975C2" w:rsidDel="001073D1">
          <w:delText xml:space="preserve"> for 3-4 years</w:delText>
        </w:r>
        <w:r w:rsidR="00D031F7" w:rsidRPr="00756171" w:rsidDel="001073D1">
          <w:delText xml:space="preserve">. </w:delText>
        </w:r>
      </w:del>
      <w:ins w:id="50" w:author="Andrew Nguyen" w:date="2016-02-11T15:32:00Z">
        <w:r w:rsidR="001073D1">
          <w:rPr>
            <w:i/>
          </w:rPr>
          <w:t xml:space="preserve">. </w:t>
        </w:r>
      </w:ins>
      <w:del w:id="51" w:author="Andrew Nguyen" w:date="2016-02-11T15:32:00Z">
        <w:r w:rsidR="001975C2" w:rsidRPr="001975C2" w:rsidDel="001073D1">
          <w:rPr>
            <w:i/>
          </w:rPr>
          <w:delText>Aphaenogaster</w:delText>
        </w:r>
        <w:r w:rsidR="001975C2" w:rsidDel="001073D1">
          <w:delText xml:space="preserve"> can tolerate warmer temperatures as their range expands upwards, so w</w:delText>
        </w:r>
        <w:r w:rsidR="007464C4" w:rsidRPr="00756171" w:rsidDel="001073D1">
          <w:delText xml:space="preserve">e predict </w:delText>
        </w:r>
        <w:r w:rsidR="007464C4" w:rsidRPr="00756171" w:rsidDel="001073D1">
          <w:rPr>
            <w:i/>
          </w:rPr>
          <w:delText xml:space="preserve">Aphaenogaster </w:delText>
        </w:r>
        <w:r w:rsidR="007464C4" w:rsidRPr="00756171" w:rsidDel="001073D1">
          <w:delText xml:space="preserve">from the northern site will not </w:delText>
        </w:r>
        <w:r w:rsidR="001975C2" w:rsidDel="001073D1">
          <w:delText xml:space="preserve">up-regulate </w:delText>
        </w:r>
        <w:r w:rsidR="007464C4" w:rsidRPr="00756171" w:rsidDel="001073D1">
          <w:delText>Hsp transcription</w:delText>
        </w:r>
        <w:r w:rsidR="001975C2" w:rsidDel="001073D1">
          <w:delText xml:space="preserve"> in response to temperature</w:delText>
        </w:r>
        <w:r w:rsidR="007464C4" w:rsidRPr="00756171" w:rsidDel="001073D1">
          <w:delText xml:space="preserve">. However, </w:delText>
        </w:r>
        <w:r w:rsidR="00B33DCF" w:rsidDel="001073D1">
          <w:delText xml:space="preserve">we predict </w:delText>
        </w:r>
        <w:r w:rsidR="007464C4" w:rsidRPr="00756171" w:rsidDel="001073D1">
          <w:delText xml:space="preserve">southern </w:delText>
        </w:r>
        <w:r w:rsidR="007464C4" w:rsidRPr="00756171" w:rsidDel="001073D1">
          <w:rPr>
            <w:i/>
          </w:rPr>
          <w:delText xml:space="preserve">Aphaenogaster </w:delText>
        </w:r>
        <w:r w:rsidR="00756171" w:rsidDel="001073D1">
          <w:delText xml:space="preserve">will up </w:delText>
        </w:r>
        <w:r w:rsidR="007464C4" w:rsidRPr="00756171" w:rsidDel="001073D1">
          <w:delText>regulate Hsp transcription because of their narrow thermal tolerance</w:delText>
        </w:r>
        <w:r w:rsidR="001975C2" w:rsidDel="001073D1">
          <w:delText xml:space="preserve"> range</w:delText>
        </w:r>
        <w:r w:rsidR="007464C4" w:rsidRPr="00756171" w:rsidDel="001073D1">
          <w:delText xml:space="preserve">.  </w:delText>
        </w:r>
      </w:del>
      <w:r w:rsidR="00B33DCF">
        <w:t xml:space="preserve">At both locations </w:t>
      </w:r>
      <w:del w:id="52" w:author="Andrew Nguyen" w:date="2016-02-11T15:32:00Z">
        <w:r w:rsidR="00B33DCF" w:rsidDel="001073D1">
          <w:delText xml:space="preserve">three </w:delText>
        </w:r>
      </w:del>
      <w:r w:rsidR="001975C2">
        <w:t>ants</w:t>
      </w:r>
      <w:r w:rsidR="00231FF3" w:rsidRPr="00756171">
        <w:t xml:space="preserve"> were c</w:t>
      </w:r>
      <w:r w:rsidR="00B33DCF">
        <w:t>ollected</w:t>
      </w:r>
      <w:r w:rsidR="00231FF3" w:rsidRPr="00756171">
        <w:t xml:space="preserve"> from </w:t>
      </w:r>
      <w:ins w:id="53" w:author="Andrew Nguyen" w:date="2016-02-11T15:32:00Z">
        <w:r w:rsidR="001073D1">
          <w:t xml:space="preserve">heating </w:t>
        </w:r>
      </w:ins>
      <w:ins w:id="54" w:author="Andrew Nguyen" w:date="2016-02-11T15:33:00Z">
        <w:r w:rsidR="001073D1">
          <w:t xml:space="preserve">twelve </w:t>
        </w:r>
      </w:ins>
      <w:del w:id="55" w:author="Andrew Nguyen" w:date="2016-02-11T15:32:00Z">
        <w:r w:rsidR="00B33DCF" w:rsidDel="001073D1">
          <w:delText xml:space="preserve">each of </w:delText>
        </w:r>
        <w:r w:rsidR="00231FF3" w:rsidRPr="00756171" w:rsidDel="001073D1">
          <w:delText xml:space="preserve">the twelve </w:delText>
        </w:r>
      </w:del>
      <w:r w:rsidR="00231FF3" w:rsidRPr="00756171">
        <w:t xml:space="preserve">chambers </w:t>
      </w:r>
      <w:ins w:id="56" w:author="Andrew Nguyen" w:date="2016-02-11T15:32:00Z">
        <w:r w:rsidR="001073D1">
          <w:t xml:space="preserve">that </w:t>
        </w:r>
      </w:ins>
      <w:r w:rsidR="00231FF3" w:rsidRPr="00756171">
        <w:t>increas</w:t>
      </w:r>
      <w:ins w:id="57" w:author="Andrew Nguyen" w:date="2016-02-11T15:33:00Z">
        <w:r w:rsidR="001073D1">
          <w:t xml:space="preserve">ed </w:t>
        </w:r>
      </w:ins>
      <w:del w:id="58" w:author="Andrew Nguyen" w:date="2016-02-11T15:33:00Z">
        <w:r w:rsidR="00231FF3" w:rsidRPr="00756171" w:rsidDel="001073D1">
          <w:delText xml:space="preserve">ing </w:delText>
        </w:r>
      </w:del>
      <w:r w:rsidR="00231FF3" w:rsidRPr="00756171">
        <w:t>ambient ground temperature from 0</w:t>
      </w:r>
      <w:r w:rsidR="00231FF3" w:rsidRPr="00756171">
        <w:rPr>
          <w:rFonts w:eastAsia="Times New Roman" w:cs="Times New Roman"/>
          <w:shd w:val="clear" w:color="auto" w:fill="FFFFFF"/>
        </w:rPr>
        <w:t>°C</w:t>
      </w:r>
      <w:r w:rsidR="00231FF3" w:rsidRPr="00756171">
        <w:t xml:space="preserve"> to 5.5</w:t>
      </w:r>
      <w:r w:rsidR="00231FF3" w:rsidRPr="00756171">
        <w:rPr>
          <w:rFonts w:eastAsia="Times New Roman" w:cs="Times New Roman"/>
          <w:shd w:val="clear" w:color="auto" w:fill="FFFFFF"/>
        </w:rPr>
        <w:t>°C</w:t>
      </w:r>
      <w:ins w:id="59" w:author="Andrew Nguyen" w:date="2016-02-11T15:33:00Z">
        <w:r w:rsidR="001073D1">
          <w:rPr>
            <w:rFonts w:eastAsia="Times New Roman" w:cs="Times New Roman"/>
            <w:shd w:val="clear" w:color="auto" w:fill="FFFFFF"/>
          </w:rPr>
          <w:t xml:space="preserve"> </w:t>
        </w:r>
      </w:ins>
      <w:ins w:id="60" w:author="Andrew Nguyen" w:date="2016-02-11T15:34:00Z">
        <w:r w:rsidR="001073D1">
          <w:rPr>
            <w:rFonts w:eastAsia="Times New Roman" w:cs="Times New Roman"/>
            <w:shd w:val="clear" w:color="auto" w:fill="FFFFFF"/>
          </w:rPr>
          <w:t>to determine the relationship between Hsp gene expression and local warming temperatures</w:t>
        </w:r>
      </w:ins>
      <w:r w:rsidR="00B33DCF">
        <w:rPr>
          <w:rFonts w:eastAsia="Times New Roman" w:cs="Times New Roman"/>
          <w:shd w:val="clear" w:color="auto" w:fill="FFFFFF"/>
        </w:rPr>
        <w:t>.</w:t>
      </w:r>
      <w:r w:rsidR="00231FF3" w:rsidRPr="00756171">
        <w:rPr>
          <w:rFonts w:eastAsia="Times New Roman" w:cs="Times New Roman"/>
          <w:shd w:val="clear" w:color="auto" w:fill="FFFFFF"/>
        </w:rPr>
        <w:t xml:space="preserve"> </w:t>
      </w:r>
      <w:ins w:id="61" w:author="Andrew Nguyen" w:date="2016-02-11T15:35:00Z">
        <w:r w:rsidR="001073D1">
          <w:rPr>
            <w:rFonts w:eastAsia="Times New Roman" w:cs="Times New Roman"/>
            <w:shd w:val="clear" w:color="auto" w:fill="FFFFFF"/>
          </w:rPr>
          <w:t>For…hsp83, hsp70, hsp40 we found…</w:t>
        </w:r>
      </w:ins>
      <w:del w:id="62" w:author="Andrew Nguyen" w:date="2016-02-11T15:33:00Z">
        <w:r w:rsidR="00231FF3" w:rsidRPr="00756171" w:rsidDel="001073D1">
          <w:rPr>
            <w:rFonts w:eastAsia="Times New Roman" w:cs="Times New Roman"/>
            <w:shd w:val="clear" w:color="auto" w:fill="FFFFFF"/>
          </w:rPr>
          <w:delText xml:space="preserve">RNA extraction and </w:delText>
        </w:r>
        <w:r w:rsidR="00656BFE" w:rsidRPr="00756171" w:rsidDel="001073D1">
          <w:rPr>
            <w:rFonts w:eastAsia="Times New Roman" w:cs="Times New Roman"/>
            <w:shd w:val="clear" w:color="auto" w:fill="FFFFFF"/>
          </w:rPr>
          <w:delText>purification was followed by cDNA conversion and qPCR to quantify Hsp DNA segments present in</w:delText>
        </w:r>
        <w:r w:rsidR="00231FF3" w:rsidRPr="00756171" w:rsidDel="001073D1">
          <w:rPr>
            <w:rFonts w:eastAsia="Times New Roman" w:cs="Times New Roman"/>
            <w:shd w:val="clear" w:color="auto" w:fill="FFFFFF"/>
          </w:rPr>
          <w:delText xml:space="preserve"> each sample</w:delText>
        </w:r>
        <w:r w:rsidR="00656BFE" w:rsidRPr="00756171" w:rsidDel="001073D1">
          <w:rPr>
            <w:rFonts w:eastAsia="Times New Roman" w:cs="Times New Roman"/>
            <w:shd w:val="clear" w:color="auto" w:fill="FFFFFF"/>
          </w:rPr>
          <w:delText xml:space="preserve"> at the time of collection.</w:delText>
        </w:r>
        <w:r w:rsidR="00D031F7" w:rsidRPr="00756171" w:rsidDel="001073D1">
          <w:rPr>
            <w:rFonts w:eastAsia="Times New Roman" w:cs="Times New Roman"/>
            <w:shd w:val="clear" w:color="auto" w:fill="FFFFFF"/>
          </w:rPr>
          <w:delText xml:space="preserve"> Hsp gene expression was calculated using the ΔΔCT method relative to the housekeeping gene </w:delText>
        </w:r>
        <w:r w:rsidR="007464C4" w:rsidRPr="00756171" w:rsidDel="001073D1">
          <w:rPr>
            <w:rFonts w:eastAsia="Times New Roman" w:cs="Times New Roman"/>
            <w:i/>
            <w:shd w:val="clear" w:color="auto" w:fill="FFFFFF"/>
          </w:rPr>
          <w:delText>18S</w:delText>
        </w:r>
        <w:r w:rsidR="00D031F7" w:rsidRPr="00756171" w:rsidDel="001073D1">
          <w:rPr>
            <w:rFonts w:eastAsia="Times New Roman" w:cs="Times New Roman"/>
            <w:i/>
            <w:shd w:val="clear" w:color="auto" w:fill="FFFFFF"/>
          </w:rPr>
          <w:delText xml:space="preserve"> rRNA </w:delText>
        </w:r>
        <w:r w:rsidR="00D031F7" w:rsidRPr="00756171" w:rsidDel="001073D1">
          <w:rPr>
            <w:rFonts w:eastAsia="Times New Roman" w:cs="Times New Roman"/>
            <w:shd w:val="clear" w:color="auto" w:fill="FFFFFF"/>
          </w:rPr>
          <w:delText xml:space="preserve">and </w:delText>
        </w:r>
        <w:r w:rsidR="007464C4" w:rsidRPr="00756171" w:rsidDel="001073D1">
          <w:rPr>
            <w:rFonts w:eastAsia="Times New Roman" w:cs="Times New Roman"/>
            <w:shd w:val="clear" w:color="auto" w:fill="FFFFFF"/>
          </w:rPr>
          <w:delText>a linear regression was done for each Hsp against</w:delText>
        </w:r>
        <w:r w:rsidR="00D031F7" w:rsidRPr="00756171" w:rsidDel="001073D1">
          <w:rPr>
            <w:rFonts w:eastAsia="Times New Roman" w:cs="Times New Roman"/>
            <w:shd w:val="clear" w:color="auto" w:fill="FFFFFF"/>
          </w:rPr>
          <w:delText xml:space="preserve"> ground temperature experienced at the time of collection.</w:delText>
        </w:r>
        <w:r w:rsidR="007464C4" w:rsidRPr="00756171" w:rsidDel="001073D1">
          <w:rPr>
            <w:rFonts w:eastAsia="Times New Roman" w:cs="Times New Roman"/>
            <w:shd w:val="clear" w:color="auto" w:fill="FFFFFF"/>
          </w:rPr>
          <w:delText xml:space="preserve"> </w:delText>
        </w:r>
      </w:del>
      <w:del w:id="63" w:author="Andrew Nguyen" w:date="2016-02-11T15:34:00Z">
        <w:r w:rsidR="007464C4" w:rsidRPr="00756171" w:rsidDel="001073D1">
          <w:rPr>
            <w:rFonts w:eastAsia="Times New Roman" w:cs="Times New Roman"/>
            <w:shd w:val="clear" w:color="auto" w:fill="FFFFFF"/>
          </w:rPr>
          <w:delText>Contrary to our predictions</w:delText>
        </w:r>
        <w:r w:rsidR="007464C4" w:rsidRPr="007444B9" w:rsidDel="001073D1">
          <w:rPr>
            <w:rFonts w:eastAsia="Times New Roman" w:cs="Times New Roman"/>
            <w:i/>
            <w:shd w:val="clear" w:color="auto" w:fill="FFFFFF"/>
          </w:rPr>
          <w:delText xml:space="preserve">, hsp40, hsp70, </w:delText>
        </w:r>
        <w:r w:rsidR="007464C4" w:rsidRPr="007444B9" w:rsidDel="001073D1">
          <w:rPr>
            <w:rFonts w:eastAsia="Times New Roman" w:cs="Times New Roman"/>
            <w:shd w:val="clear" w:color="auto" w:fill="FFFFFF"/>
          </w:rPr>
          <w:delText>and</w:delText>
        </w:r>
        <w:r w:rsidR="007464C4" w:rsidRPr="007444B9" w:rsidDel="001073D1">
          <w:rPr>
            <w:rFonts w:eastAsia="Times New Roman" w:cs="Times New Roman"/>
            <w:i/>
            <w:shd w:val="clear" w:color="auto" w:fill="FFFFFF"/>
          </w:rPr>
          <w:delText xml:space="preserve"> hsp83</w:delText>
        </w:r>
        <w:r w:rsidR="007464C4" w:rsidRPr="00756171" w:rsidDel="001073D1">
          <w:rPr>
            <w:rFonts w:eastAsia="Times New Roman" w:cs="Times New Roman"/>
            <w:shd w:val="clear" w:color="auto" w:fill="FFFFFF"/>
          </w:rPr>
          <w:delText xml:space="preserve"> were </w:delText>
        </w:r>
        <w:r w:rsidR="00756171" w:rsidDel="001073D1">
          <w:rPr>
            <w:rFonts w:eastAsia="Times New Roman" w:cs="Times New Roman"/>
            <w:shd w:val="clear" w:color="auto" w:fill="FFFFFF"/>
          </w:rPr>
          <w:delText xml:space="preserve">all </w:delText>
        </w:r>
        <w:r w:rsidR="00756171" w:rsidRPr="00756171" w:rsidDel="001073D1">
          <w:rPr>
            <w:rFonts w:eastAsia="Times New Roman" w:cs="Times New Roman"/>
            <w:shd w:val="clear" w:color="auto" w:fill="FFFFFF"/>
          </w:rPr>
          <w:delText>up regulated</w:delText>
        </w:r>
        <w:r w:rsidR="007464C4" w:rsidRPr="00756171" w:rsidDel="001073D1">
          <w:rPr>
            <w:rFonts w:eastAsia="Times New Roman" w:cs="Times New Roman"/>
            <w:shd w:val="clear" w:color="auto" w:fill="FFFFFF"/>
          </w:rPr>
          <w:delText xml:space="preserve"> at both sites </w:delText>
        </w:r>
        <w:r w:rsidR="00756171" w:rsidRPr="00756171" w:rsidDel="001073D1">
          <w:rPr>
            <w:rFonts w:eastAsia="Times New Roman" w:cs="Times New Roman"/>
            <w:shd w:val="clear" w:color="auto" w:fill="FFFFFF"/>
          </w:rPr>
          <w:delText xml:space="preserve">in response to </w:delText>
        </w:r>
        <w:r w:rsidR="00C14C07" w:rsidDel="001073D1">
          <w:rPr>
            <w:rFonts w:eastAsia="Times New Roman" w:cs="Times New Roman"/>
            <w:shd w:val="clear" w:color="auto" w:fill="FFFFFF"/>
          </w:rPr>
          <w:delText xml:space="preserve">temperature, but expression was significantly higher in </w:delText>
        </w:r>
        <w:r w:rsidR="00C14C07" w:rsidRPr="00756171" w:rsidDel="001073D1">
          <w:rPr>
            <w:i/>
          </w:rPr>
          <w:delText>Aphaenogaster</w:delText>
        </w:r>
        <w:r w:rsidR="00C14C07" w:rsidDel="001073D1">
          <w:rPr>
            <w:i/>
          </w:rPr>
          <w:delText xml:space="preserve"> </w:delText>
        </w:r>
        <w:r w:rsidR="00C14C07" w:rsidDel="001073D1">
          <w:delText>from the southern site, Duke Forest.</w:delText>
        </w:r>
        <w:r w:rsidR="00F94182" w:rsidDel="001073D1">
          <w:rPr>
            <w:color w:val="0000FF"/>
          </w:rPr>
          <w:delText xml:space="preserve"> </w:delText>
        </w:r>
      </w:del>
      <w:del w:id="64" w:author="Andrew Nguyen" w:date="2016-02-11T15:36:00Z">
        <w:r w:rsidR="003A3161" w:rsidDel="001073D1">
          <w:delText xml:space="preserve">If </w:delText>
        </w:r>
        <w:r w:rsidR="003A3161" w:rsidRPr="00756171" w:rsidDel="001073D1">
          <w:rPr>
            <w:i/>
          </w:rPr>
          <w:delText>Aphaenogaster</w:delText>
        </w:r>
        <w:r w:rsidR="003A3161" w:rsidDel="001073D1">
          <w:rPr>
            <w:i/>
          </w:rPr>
          <w:delText xml:space="preserve"> </w:delText>
        </w:r>
        <w:r w:rsidR="003A3161" w:rsidDel="001073D1">
          <w:delText xml:space="preserve">colonies at both sites experience physiological costs </w:delText>
        </w:r>
        <w:r w:rsidR="007D7D36" w:rsidDel="001073D1">
          <w:delText xml:space="preserve">as our results suggest, </w:delText>
        </w:r>
        <w:r w:rsidR="003A3161" w:rsidDel="001073D1">
          <w:delText>eastern deciduous forests ma</w:delText>
        </w:r>
        <w:r w:rsidR="007D7D36" w:rsidDel="001073D1">
          <w:delText xml:space="preserve">y </w:delText>
        </w:r>
        <w:r w:rsidR="009F3072" w:rsidDel="001073D1">
          <w:delText xml:space="preserve">experience </w:delText>
        </w:r>
        <w:r w:rsidR="007D7D36" w:rsidDel="001073D1">
          <w:delText xml:space="preserve">more negative cascading effects than previous predicted, </w:delText>
        </w:r>
        <w:r w:rsidR="00F94182" w:rsidRPr="007D7D36" w:rsidDel="001073D1">
          <w:delText>stress</w:delText>
        </w:r>
        <w:r w:rsidR="007D7D36" w:rsidRPr="007D7D36" w:rsidDel="001073D1">
          <w:delText>ing</w:delText>
        </w:r>
        <w:r w:rsidR="00F94182" w:rsidRPr="007D7D36" w:rsidDel="001073D1">
          <w:delText xml:space="preserve"> the</w:delText>
        </w:r>
        <w:r w:rsidR="00F94182" w:rsidDel="001073D1">
          <w:delText xml:space="preserve"> importance of using multiple physiological proxies when assessing t</w:delText>
        </w:r>
        <w:r w:rsidR="004D52C0" w:rsidDel="001073D1">
          <w:delText xml:space="preserve">he long-term impacts of </w:delText>
        </w:r>
        <w:r w:rsidR="007D7D36" w:rsidDel="001073D1">
          <w:delText>potential climate shifts.</w:delText>
        </w:r>
        <w:r w:rsidR="004D52C0" w:rsidDel="001073D1">
          <w:delText xml:space="preserve"> </w:delText>
        </w:r>
      </w:del>
    </w:p>
    <w:p w14:paraId="65FDAC58" w14:textId="20AD6A02" w:rsidR="00670D56" w:rsidRPr="00E03A54" w:rsidRDefault="00670D56" w:rsidP="00670D56">
      <w:pPr>
        <w:spacing w:line="480" w:lineRule="auto"/>
        <w:rPr>
          <w:rFonts w:asciiTheme="majorHAnsi" w:hAnsiTheme="majorHAnsi"/>
          <w:b/>
        </w:rPr>
      </w:pPr>
      <w:r w:rsidRPr="00E03A54">
        <w:rPr>
          <w:rFonts w:asciiTheme="majorHAnsi" w:hAnsiTheme="majorHAnsi"/>
          <w:b/>
        </w:rPr>
        <w:t>Introduction</w:t>
      </w:r>
      <w:ins w:id="65" w:author="Andrew Nguyen" w:date="2016-02-11T18:20:00Z">
        <w:r w:rsidR="00311B30">
          <w:rPr>
            <w:rFonts w:asciiTheme="majorHAnsi" w:hAnsiTheme="majorHAnsi"/>
            <w:b/>
          </w:rPr>
          <w:t xml:space="preserve"> (redo this…write an outline first)</w:t>
        </w:r>
      </w:ins>
    </w:p>
    <w:p w14:paraId="399865A3" w14:textId="5783FF7D" w:rsidR="00FE76B6" w:rsidRDefault="00670D56" w:rsidP="00670D56">
      <w:pPr>
        <w:spacing w:line="480" w:lineRule="auto"/>
        <w:ind w:firstLine="720"/>
        <w:rPr>
          <w:ins w:id="66" w:author="Andrew Nguyen" w:date="2016-02-11T15:44:00Z"/>
        </w:rPr>
      </w:pPr>
      <w:r w:rsidRPr="007444B9">
        <w:t>Models of</w:t>
      </w:r>
      <w:r w:rsidRPr="007444B9">
        <w:rPr>
          <w:i/>
        </w:rPr>
        <w:t xml:space="preserve"> </w:t>
      </w:r>
      <w:r w:rsidRPr="007444B9">
        <w:t>climate change predict global temperature increases for terrestrial ecosystems (</w:t>
      </w:r>
      <w:r w:rsidR="00794D6A" w:rsidRPr="007444B9">
        <w:t>Deutsch et al. 2008</w:t>
      </w:r>
      <w:r w:rsidRPr="007444B9">
        <w:t xml:space="preserve">). </w:t>
      </w:r>
      <w:ins w:id="67" w:author="Andrew Nguyen" w:date="2016-02-11T15:42:00Z">
        <w:r w:rsidR="00303504">
          <w:t>Expand the effects of climate change</w:t>
        </w:r>
      </w:ins>
      <w:ins w:id="68" w:author="Andrew Nguyen" w:date="2016-02-11T15:44:00Z">
        <w:r w:rsidR="00303504">
          <w:t>. Pose problem: we</w:t>
        </w:r>
      </w:ins>
      <w:ins w:id="69" w:author="Andrew Nguyen" w:date="2016-02-11T15:45:00Z">
        <w:r w:rsidR="00303504">
          <w:t>’re not sure how warming will really affect species</w:t>
        </w:r>
      </w:ins>
      <w:ins w:id="70" w:author="Andrew Nguyen" w:date="2016-02-11T18:18:00Z">
        <w:r w:rsidR="00EC7F50">
          <w:t>…we only have data from CTmax…but we know they can experience costs way before</w:t>
        </w:r>
      </w:ins>
    </w:p>
    <w:p w14:paraId="7BAB7453" w14:textId="6564D162" w:rsidR="00303504" w:rsidRDefault="00303504" w:rsidP="00303504">
      <w:pPr>
        <w:spacing w:line="480" w:lineRule="auto"/>
        <w:ind w:firstLine="720"/>
        <w:rPr>
          <w:ins w:id="71" w:author="Andrew Nguyen" w:date="2016-02-11T15:44:00Z"/>
          <w:rFonts w:eastAsia="Times New Roman" w:cs="Times New Roman"/>
          <w:shd w:val="clear" w:color="auto" w:fill="FFFFFF"/>
        </w:rPr>
      </w:pPr>
      <w:ins w:id="72" w:author="Andrew Nguyen" w:date="2016-02-11T15:44:00Z">
        <w:r>
          <w:rPr>
            <w:rFonts w:eastAsia="Times New Roman" w:cs="Times New Roman"/>
            <w:shd w:val="clear" w:color="auto" w:fill="FFFFFF"/>
          </w:rPr>
          <w:t xml:space="preserve">Experimental warming studies are good </w:t>
        </w:r>
      </w:ins>
      <w:ins w:id="73" w:author="Andrew Nguyen" w:date="2016-02-11T15:45:00Z">
        <w:r>
          <w:rPr>
            <w:rFonts w:eastAsia="Times New Roman" w:cs="Times New Roman"/>
            <w:shd w:val="clear" w:color="auto" w:fill="FFFFFF"/>
          </w:rPr>
          <w:t>way to study..</w:t>
        </w:r>
      </w:ins>
    </w:p>
    <w:p w14:paraId="7FB68426" w14:textId="77777777" w:rsidR="00303504" w:rsidRDefault="00303504" w:rsidP="00670D56">
      <w:pPr>
        <w:spacing w:line="480" w:lineRule="auto"/>
        <w:ind w:firstLine="720"/>
        <w:rPr>
          <w:ins w:id="74" w:author="Andrew Nguyen" w:date="2016-02-11T15:38:00Z"/>
        </w:rPr>
      </w:pPr>
    </w:p>
    <w:p w14:paraId="669371EF" w14:textId="77777777" w:rsidR="00FE76B6" w:rsidRPr="00E03A54" w:rsidRDefault="00FE76B6" w:rsidP="00FE76B6">
      <w:pPr>
        <w:spacing w:line="480" w:lineRule="auto"/>
        <w:ind w:firstLine="720"/>
        <w:rPr>
          <w:rFonts w:eastAsia="Times New Roman" w:cs="Times New Roman"/>
          <w:shd w:val="clear" w:color="auto" w:fill="FFFFFF"/>
        </w:rPr>
      </w:pPr>
      <w:moveToRangeStart w:id="75" w:author="Andrew Nguyen" w:date="2016-02-11T15:38:00Z" w:name="move316824450"/>
      <w:moveTo w:id="76" w:author="Andrew Nguyen" w:date="2016-02-11T15:38:00Z">
        <w:r w:rsidRPr="00E03A54">
          <w:rPr>
            <w:rFonts w:eastAsia="Times New Roman" w:cs="Times New Roman"/>
            <w:shd w:val="clear" w:color="auto" w:fill="FFFFFF"/>
          </w:rPr>
          <w:t>Current predictions of species response to climate change depend on measures of their lethal thermal limits, yet organisms experience costs to their physiological functions far before reaching their ecological death (Evans &amp; Hoffman 2012).</w:t>
        </w:r>
        <w:r w:rsidRPr="00E03A54">
          <w:rPr>
            <w:rFonts w:eastAsia="Times New Roman" w:cs="Times New Roman"/>
          </w:rPr>
          <w:t xml:space="preserve"> </w:t>
        </w:r>
        <w:r w:rsidRPr="00E03A54">
          <w:rPr>
            <w:rFonts w:eastAsia="Times New Roman" w:cs="Times New Roman"/>
            <w:shd w:val="clear" w:color="auto" w:fill="FFFFFF"/>
          </w:rPr>
          <w:t>Unfavorable temperature imposes costs by damaging macromolecules such as proteins and nucleic acids, leading to loss in biochemical reactions and a subsequent decline in performance; organisms combat these forces of sub-lethal stress by utilizing the cellular stress response (CSR) (</w:t>
        </w:r>
        <w:r w:rsidRPr="00E03A54">
          <w:t>Kültz</w:t>
        </w:r>
        <w:r w:rsidRPr="00E03A54">
          <w:rPr>
            <w:rFonts w:eastAsia="Times New Roman" w:cs="Times New Roman"/>
            <w:shd w:val="clear" w:color="auto" w:fill="FFFFFF"/>
          </w:rPr>
          <w:t xml:space="preserve"> 2005). When environmental factors </w:t>
        </w:r>
        <w:r w:rsidRPr="00E03A54">
          <w:rPr>
            <w:rFonts w:ascii="Cambria" w:eastAsia="Times New Roman" w:hAnsi="Cambria" w:cs="Times New Roman"/>
            <w:shd w:val="clear" w:color="auto" w:fill="FFFFFF"/>
          </w:rPr>
          <w:t>−</w:t>
        </w:r>
        <w:r w:rsidRPr="00E03A54">
          <w:rPr>
            <w:rFonts w:eastAsia="Times New Roman" w:cs="Times New Roman"/>
            <w:shd w:val="clear" w:color="auto" w:fill="FFFFFF"/>
          </w:rPr>
          <w:t xml:space="preserve"> such as temperature </w:t>
        </w:r>
        <w:r w:rsidRPr="00E03A54">
          <w:rPr>
            <w:rFonts w:ascii="Cambria" w:eastAsia="Times New Roman" w:hAnsi="Cambria" w:cs="Times New Roman"/>
            <w:shd w:val="clear" w:color="auto" w:fill="FFFFFF"/>
          </w:rPr>
          <w:t>−</w:t>
        </w:r>
        <w:r w:rsidRPr="00E03A54">
          <w:rPr>
            <w:rFonts w:eastAsia="Times New Roman" w:cs="Times New Roman"/>
            <w:shd w:val="clear" w:color="auto" w:fill="FFFFFF"/>
          </w:rPr>
          <w:t xml:space="preserve"> inflict protein damage, the CSR induces transcription of molecular chaperones to assist with the refolding or denaturing of unfolded proteins (Morris et al. 2013).</w:t>
        </w:r>
      </w:moveTo>
    </w:p>
    <w:p w14:paraId="783AA17E" w14:textId="3AB35FED" w:rsidR="00FE76B6" w:rsidRPr="00E03A54" w:rsidRDefault="00FE76B6" w:rsidP="00FE76B6">
      <w:pPr>
        <w:spacing w:line="480" w:lineRule="auto"/>
        <w:ind w:firstLine="720"/>
        <w:rPr>
          <w:rFonts w:eastAsia="Times New Roman" w:cs="Times New Roman"/>
          <w:shd w:val="clear" w:color="auto" w:fill="FFFFFF"/>
        </w:rPr>
      </w:pPr>
      <w:moveToRangeStart w:id="77" w:author="Andrew Nguyen" w:date="2016-02-11T15:39:00Z" w:name="move316824503"/>
      <w:moveToRangeEnd w:id="75"/>
      <w:moveTo w:id="78" w:author="Andrew Nguyen" w:date="2016-02-11T15:39:00Z">
        <w:r w:rsidRPr="00E03A54">
          <w:rPr>
            <w:rFonts w:eastAsia="Times New Roman" w:cs="Times New Roman"/>
            <w:shd w:val="clear" w:color="auto" w:fill="FFFFFF"/>
          </w:rPr>
          <w:t xml:space="preserve">Heat shock proteins (Hsps) are a universal group of molecular chaperones, </w:t>
        </w:r>
        <w:r w:rsidRPr="00E03A54">
          <w:t xml:space="preserve">classified into groups by their molecular weights, </w:t>
        </w:r>
        <w:r w:rsidRPr="00E03A54">
          <w:rPr>
            <w:rFonts w:eastAsia="Times New Roman" w:cs="Times New Roman"/>
            <w:shd w:val="clear" w:color="auto" w:fill="FFFFFF"/>
          </w:rPr>
          <w:t>that function with different co-chaperones to cope with heat stress (</w:t>
        </w:r>
        <w:r w:rsidRPr="00E03A54">
          <w:t xml:space="preserve">Li &amp; Srivastava 2004). </w:t>
        </w:r>
        <w:r w:rsidRPr="00E03A54">
          <w:rPr>
            <w:i/>
          </w:rPr>
          <w:t>Hsp70</w:t>
        </w:r>
        <w:r w:rsidRPr="00E03A54">
          <w:t xml:space="preserve"> is one of the most studied groups because of its stress-induced response to unfavorable temperature and involvement with different co-chaperones to determine the functionality of a damaged protein (</w:t>
        </w:r>
        <w:r w:rsidRPr="00E03A54">
          <w:rPr>
            <w:rFonts w:eastAsia="Times New Roman" w:cs="Times New Roman"/>
            <w:shd w:val="clear" w:color="auto" w:fill="FFFFFF"/>
          </w:rPr>
          <w:t xml:space="preserve">Morris et al. 2013; </w:t>
        </w:r>
        <w:r w:rsidRPr="00E03A54">
          <w:t>Lanneau et al., 2010; Cassel et al. 2010; Liberek et al. 2008; Fan et al. 2003</w:t>
        </w:r>
        <w:r w:rsidRPr="00E03A54">
          <w:rPr>
            <w:rFonts w:eastAsia="Times New Roman" w:cs="Times New Roman"/>
            <w:shd w:val="clear" w:color="auto" w:fill="FFFFFF"/>
          </w:rPr>
          <w:t xml:space="preserve">; </w:t>
        </w:r>
        <w:r w:rsidRPr="00E03A54">
          <w:t xml:space="preserve">Hartl 1996). </w:t>
        </w:r>
        <w:del w:id="79" w:author="Andrew Nguyen" w:date="2016-02-11T15:42:00Z">
          <w:r w:rsidRPr="00E03A54" w:rsidDel="00303504">
            <w:delText xml:space="preserve">To avoid immediate degradation or aggregation of damaged proteins, certain Hsp co-chaperones, such as </w:delText>
          </w:r>
          <w:r w:rsidRPr="00E03A54" w:rsidDel="00303504">
            <w:rPr>
              <w:i/>
            </w:rPr>
            <w:delText>hsp40</w:delText>
          </w:r>
          <w:r w:rsidRPr="00E03A54" w:rsidDel="00303504">
            <w:delText xml:space="preserve"> and </w:delText>
          </w:r>
          <w:r w:rsidRPr="00E03A54" w:rsidDel="00303504">
            <w:rPr>
              <w:rFonts w:eastAsia="Times New Roman" w:cs="Times New Roman"/>
              <w:i/>
              <w:shd w:val="clear" w:color="auto" w:fill="FFFFFF"/>
            </w:rPr>
            <w:delText>hsp90</w:delText>
          </w:r>
          <w:r w:rsidRPr="00E03A54" w:rsidDel="00303504">
            <w:rPr>
              <w:rFonts w:eastAsia="Times New Roman" w:cs="Times New Roman"/>
              <w:shd w:val="clear" w:color="auto" w:fill="FFFFFF"/>
            </w:rPr>
            <w:delText xml:space="preserve"> (gene name </w:delText>
          </w:r>
          <w:r w:rsidRPr="00E03A54" w:rsidDel="00303504">
            <w:rPr>
              <w:rFonts w:eastAsia="Times New Roman" w:cs="Times New Roman"/>
              <w:i/>
              <w:shd w:val="clear" w:color="auto" w:fill="FFFFFF"/>
            </w:rPr>
            <w:delText>hsp83</w:delText>
          </w:r>
          <w:r w:rsidRPr="00E03A54" w:rsidDel="00303504">
            <w:rPr>
              <w:rFonts w:eastAsia="Times New Roman" w:cs="Times New Roman"/>
              <w:shd w:val="clear" w:color="auto" w:fill="FFFFFF"/>
            </w:rPr>
            <w:delText xml:space="preserve">), </w:delText>
          </w:r>
          <w:r w:rsidRPr="00E03A54" w:rsidDel="00303504">
            <w:delText xml:space="preserve">bind and deliver clients to a corresponding </w:delText>
          </w:r>
          <w:r w:rsidRPr="00E03A54" w:rsidDel="00303504">
            <w:rPr>
              <w:i/>
            </w:rPr>
            <w:delText xml:space="preserve">hsp70 </w:delText>
          </w:r>
          <w:r w:rsidRPr="00E03A54" w:rsidDel="00303504">
            <w:delText xml:space="preserve">to </w:delText>
          </w:r>
          <w:r w:rsidRPr="00E03A54" w:rsidDel="00303504">
            <w:rPr>
              <w:rFonts w:eastAsia="Times New Roman" w:cs="Times New Roman"/>
              <w:shd w:val="clear" w:color="auto" w:fill="FFFFFF"/>
            </w:rPr>
            <w:delText>assist in completing a protein-refolding or degradation pathway (</w:delText>
          </w:r>
          <w:r w:rsidRPr="00E03A54" w:rsidDel="00303504">
            <w:delText>Cassel et al. 2010; Liberek et al. 2008; Fan et al. 2003; Hartl 1996)</w:delText>
          </w:r>
          <w:r w:rsidRPr="00E03A54" w:rsidDel="00303504">
            <w:rPr>
              <w:rFonts w:eastAsia="Times New Roman" w:cs="Times New Roman"/>
              <w:shd w:val="clear" w:color="auto" w:fill="FFFFFF"/>
            </w:rPr>
            <w:delText xml:space="preserve">. Heat shock experiments in the field and laboratory have already identified </w:delText>
          </w:r>
          <w:r w:rsidRPr="00E03A54" w:rsidDel="00303504">
            <w:rPr>
              <w:rFonts w:eastAsia="Times New Roman" w:cs="Times New Roman"/>
              <w:i/>
              <w:shd w:val="clear" w:color="auto" w:fill="FFFFFF"/>
            </w:rPr>
            <w:delText xml:space="preserve">hsp70, hsp40, </w:delText>
          </w:r>
          <w:r w:rsidRPr="00E03A54" w:rsidDel="00303504">
            <w:rPr>
              <w:rFonts w:eastAsia="Times New Roman" w:cs="Times New Roman"/>
              <w:shd w:val="clear" w:color="auto" w:fill="FFFFFF"/>
            </w:rPr>
            <w:delText>and</w:delText>
          </w:r>
          <w:r w:rsidRPr="00E03A54" w:rsidDel="00303504">
            <w:rPr>
              <w:rFonts w:eastAsia="Times New Roman" w:cs="Times New Roman"/>
              <w:i/>
              <w:shd w:val="clear" w:color="auto" w:fill="FFFFFF"/>
            </w:rPr>
            <w:delText xml:space="preserve"> hsp83</w:delText>
          </w:r>
          <w:r w:rsidRPr="00E03A54" w:rsidDel="00303504">
            <w:rPr>
              <w:rFonts w:eastAsia="Times New Roman" w:cs="Times New Roman"/>
              <w:shd w:val="clear" w:color="auto" w:fill="FFFFFF"/>
            </w:rPr>
            <w:delText xml:space="preserve"> to be inversely associated with levels of sub-lethal stress in ectothermic marine organisms, such as the doctor fish, tidal snails, and the zebra muscle, which occupy various temporal environments and are naturally acclimated to cope </w:delText>
          </w:r>
          <w:r w:rsidDel="00303504">
            <w:rPr>
              <w:rFonts w:eastAsia="Times New Roman" w:cs="Times New Roman"/>
              <w:shd w:val="clear" w:color="auto" w:fill="FFFFFF"/>
            </w:rPr>
            <w:delText>with</w:delText>
          </w:r>
          <w:r w:rsidRPr="00E03A54" w:rsidDel="00303504">
            <w:rPr>
              <w:rFonts w:eastAsia="Times New Roman" w:cs="Times New Roman"/>
              <w:shd w:val="clear" w:color="auto" w:fill="FFFFFF"/>
            </w:rPr>
            <w:delText xml:space="preserve"> diverse thermal conditions (Jost et al. 2015; </w:delText>
          </w:r>
          <w:r w:rsidRPr="00E03A54" w:rsidDel="00303504">
            <w:rPr>
              <w:rFonts w:eastAsia="Times New Roman" w:cs="Times New Roman"/>
            </w:rPr>
            <w:delText xml:space="preserve">Oksala </w:delText>
          </w:r>
          <w:r w:rsidRPr="00E03A54" w:rsidDel="00303504">
            <w:delText>et al. 2014; Tomanek &amp; Somero 2000</w:delText>
          </w:r>
          <w:r w:rsidRPr="00E03A54" w:rsidDel="00303504">
            <w:rPr>
              <w:rFonts w:eastAsia="Times New Roman" w:cs="Times New Roman"/>
              <w:shd w:val="clear" w:color="auto" w:fill="FFFFFF"/>
            </w:rPr>
            <w:delText xml:space="preserve">). </w:delText>
          </w:r>
        </w:del>
      </w:moveTo>
    </w:p>
    <w:moveToRangeEnd w:id="77"/>
    <w:p w14:paraId="4FC9AA39" w14:textId="267FDE5B" w:rsidR="00670D56" w:rsidRPr="007444B9" w:rsidDel="00FE76B6" w:rsidRDefault="00670D56" w:rsidP="00670D56">
      <w:pPr>
        <w:spacing w:line="480" w:lineRule="auto"/>
        <w:ind w:firstLine="720"/>
        <w:rPr>
          <w:del w:id="80" w:author="Andrew Nguyen" w:date="2016-02-11T15:38:00Z"/>
          <w:rFonts w:eastAsia="Times New Roman" w:cs="Times New Roman"/>
        </w:rPr>
      </w:pPr>
      <w:del w:id="81" w:author="Andrew Nguyen" w:date="2016-02-11T15:37:00Z">
        <w:r w:rsidRPr="007444B9" w:rsidDel="00FE76B6">
          <w:delText xml:space="preserve">Species experiencing temperatures above their optimum for too long may avoid unfavorable conditions by migrating to cooler regions or adapting to new warm conditions, but whether either of these is possible depends on the </w:delText>
        </w:r>
        <w:r w:rsidR="00B91518" w:rsidRPr="007444B9" w:rsidDel="00FE76B6">
          <w:delText>variation of physiological mechanisms</w:delText>
        </w:r>
        <w:r w:rsidR="008F5569" w:rsidRPr="007444B9" w:rsidDel="00FE76B6">
          <w:delText xml:space="preserve"> organism</w:delText>
        </w:r>
        <w:r w:rsidR="00B91518" w:rsidRPr="007444B9" w:rsidDel="00FE76B6">
          <w:delText>s utilize</w:delText>
        </w:r>
        <w:r w:rsidR="008F5569" w:rsidRPr="007444B9" w:rsidDel="00FE76B6">
          <w:delText xml:space="preserve"> to cope with </w:delText>
        </w:r>
        <w:r w:rsidR="00B91518" w:rsidRPr="007444B9" w:rsidDel="00FE76B6">
          <w:delText xml:space="preserve">temperature and the </w:delText>
        </w:r>
        <w:r w:rsidRPr="007444B9" w:rsidDel="00FE76B6">
          <w:delText>c</w:delText>
        </w:r>
        <w:r w:rsidR="008F5569" w:rsidRPr="007444B9" w:rsidDel="00FE76B6">
          <w:delText>onnectivity of the landscape</w:delText>
        </w:r>
        <w:r w:rsidRPr="007444B9" w:rsidDel="00FE76B6">
          <w:delText xml:space="preserve"> </w:delText>
        </w:r>
        <w:r w:rsidR="008F5569" w:rsidRPr="007444B9" w:rsidDel="00FE76B6">
          <w:delText xml:space="preserve">to </w:delText>
        </w:r>
        <w:r w:rsidRPr="007444B9" w:rsidDel="00FE76B6">
          <w:delText xml:space="preserve">the severity of thermal stress experienced (Walther et al. 2002). Tropical species at low latitude live near their optimal temperature and can tolerate relatively narrow temperature fluctuations, </w:delText>
        </w:r>
        <w:r w:rsidRPr="007444B9" w:rsidDel="00FE76B6">
          <w:rPr>
            <w:rFonts w:eastAsia="Times New Roman" w:cs="Times New Roman"/>
          </w:rPr>
          <w:delText>suggesting southern species may experience more thermal stress</w:delText>
        </w:r>
        <w:r w:rsidR="007969FF" w:rsidRPr="007444B9" w:rsidDel="00FE76B6">
          <w:rPr>
            <w:rFonts w:eastAsia="Times New Roman" w:cs="Times New Roman"/>
          </w:rPr>
          <w:delText xml:space="preserve"> </w:delText>
        </w:r>
        <w:r w:rsidR="00B91518" w:rsidRPr="007444B9" w:rsidDel="00FE76B6">
          <w:rPr>
            <w:rFonts w:eastAsia="Times New Roman" w:cs="Times New Roman"/>
          </w:rPr>
          <w:delText xml:space="preserve">and negative physiological consequences </w:delText>
        </w:r>
        <w:r w:rsidR="007969FF" w:rsidRPr="007444B9" w:rsidDel="00FE76B6">
          <w:rPr>
            <w:rFonts w:eastAsia="Times New Roman" w:cs="Times New Roman"/>
          </w:rPr>
          <w:delText>from warmer temperatures</w:delText>
        </w:r>
        <w:r w:rsidRPr="007444B9" w:rsidDel="00FE76B6">
          <w:rPr>
            <w:rFonts w:eastAsia="Times New Roman" w:cs="Times New Roman"/>
          </w:rPr>
          <w:delText xml:space="preserve"> </w:delText>
        </w:r>
        <w:r w:rsidRPr="007444B9" w:rsidDel="00FE76B6">
          <w:delText>(Deutsch et al. 2008). For example,</w:delText>
        </w:r>
        <w:r w:rsidRPr="007444B9" w:rsidDel="00FE76B6">
          <w:rPr>
            <w:rFonts w:eastAsia="Times New Roman" w:cs="Times New Roman"/>
            <w:shd w:val="clear" w:color="auto" w:fill="FFFFFF"/>
          </w:rPr>
          <w:delText xml:space="preserve"> ant colonies from southern sites displayed more symptoms of stress, such as decrease</w:delText>
        </w:r>
        <w:r w:rsidR="007969FF" w:rsidRPr="007444B9" w:rsidDel="00FE76B6">
          <w:rPr>
            <w:rFonts w:eastAsia="Times New Roman" w:cs="Times New Roman"/>
            <w:shd w:val="clear" w:color="auto" w:fill="FFFFFF"/>
          </w:rPr>
          <w:delText>s</w:delText>
        </w:r>
        <w:r w:rsidRPr="007444B9" w:rsidDel="00FE76B6">
          <w:rPr>
            <w:rFonts w:eastAsia="Times New Roman" w:cs="Times New Roman"/>
            <w:shd w:val="clear" w:color="auto" w:fill="FFFFFF"/>
          </w:rPr>
          <w:delText xml:space="preserve"> in worker performance and abundance, compared to colonies from northern forests when exposed to experimental warming chambers (</w:delText>
        </w:r>
        <w:r w:rsidRPr="007444B9" w:rsidDel="00FE76B6">
          <w:rPr>
            <w:rFonts w:eastAsia="Times New Roman" w:cs="Times New Roman"/>
          </w:rPr>
          <w:delText>Diamond et al. 2013, Stuble e</w:delText>
        </w:r>
        <w:r w:rsidR="007969FF" w:rsidRPr="007444B9" w:rsidDel="00FE76B6">
          <w:rPr>
            <w:rFonts w:eastAsia="Times New Roman" w:cs="Times New Roman"/>
          </w:rPr>
          <w:delText>t al. 2013, Pellini et al. 2011</w:delText>
        </w:r>
        <w:r w:rsidRPr="007444B9" w:rsidDel="00FE76B6">
          <w:rPr>
            <w:rFonts w:eastAsia="Times New Roman" w:cs="Times New Roman"/>
          </w:rPr>
          <w:delText xml:space="preserve">), </w:delText>
        </w:r>
        <w:r w:rsidRPr="007444B9" w:rsidDel="00FE76B6">
          <w:delText>making them potentially more susceptible to</w:delText>
        </w:r>
        <w:r w:rsidR="007969FF" w:rsidRPr="007444B9" w:rsidDel="00FE76B6">
          <w:delText xml:space="preserve"> </w:delText>
        </w:r>
        <w:r w:rsidR="00047A65" w:rsidDel="00FE76B6">
          <w:delText xml:space="preserve">climate change </w:delText>
        </w:r>
        <w:r w:rsidRPr="007444B9" w:rsidDel="00FE76B6">
          <w:delText>than northern species</w:delText>
        </w:r>
        <w:r w:rsidR="007969FF" w:rsidRPr="007444B9" w:rsidDel="00FE76B6">
          <w:delText>.</w:delText>
        </w:r>
      </w:del>
    </w:p>
    <w:p w14:paraId="06942906" w14:textId="2192A2F0" w:rsidR="00670D56" w:rsidRPr="00E03A54" w:rsidDel="00303504" w:rsidRDefault="00670D56" w:rsidP="00670D56">
      <w:pPr>
        <w:spacing w:line="480" w:lineRule="auto"/>
        <w:ind w:firstLine="720"/>
        <w:rPr>
          <w:del w:id="82" w:author="Andrew Nguyen" w:date="2016-02-11T15:43:00Z"/>
          <w:rFonts w:eastAsia="Times New Roman" w:cs="Times New Roman"/>
          <w:shd w:val="clear" w:color="auto" w:fill="FFFFFF"/>
        </w:rPr>
      </w:pPr>
      <w:del w:id="83" w:author="Andrew Nguyen" w:date="2016-02-11T15:43:00Z">
        <w:r w:rsidRPr="00E03A54" w:rsidDel="00303504">
          <w:delText xml:space="preserve">Ecotherms, such as ants, are particularly vulnerable to warming because they acquire heat from their external environment, linking temperature to many </w:delText>
        </w:r>
        <w:r w:rsidR="00B91518" w:rsidRPr="00E03A54" w:rsidDel="00303504">
          <w:delText xml:space="preserve">of their </w:delText>
        </w:r>
        <w:r w:rsidRPr="00E03A54" w:rsidDel="00303504">
          <w:delText>physiological functions (Deutsch et al. 2008).</w:delText>
        </w:r>
        <w:r w:rsidRPr="00E03A54" w:rsidDel="00303504">
          <w:rPr>
            <w:rFonts w:eastAsia="Times New Roman" w:cs="Times New Roman"/>
            <w:shd w:val="clear" w:color="auto" w:fill="FFFFFF"/>
          </w:rPr>
          <w:delText xml:space="preserve"> Ants provide key ecosystem services such as seed-dispersal and soil turnover, so increased temperatures forcing a change in abundance or foraging trends may result in negative cascading effects for the ecosystem (Stuble et al. 2013). The common woodland ant genus, </w:delText>
        </w:r>
        <w:r w:rsidRPr="00E03A54" w:rsidDel="00303504">
          <w:rPr>
            <w:rFonts w:eastAsia="Times New Roman" w:cs="Times New Roman"/>
            <w:i/>
            <w:shd w:val="clear" w:color="auto" w:fill="FFFFFF"/>
          </w:rPr>
          <w:delText>Aphaenogaster,</w:delText>
        </w:r>
        <w:r w:rsidRPr="00E03A54" w:rsidDel="00303504">
          <w:rPr>
            <w:rFonts w:eastAsia="Times New Roman" w:cs="Times New Roman"/>
            <w:shd w:val="clear" w:color="auto" w:fill="FFFFFF"/>
          </w:rPr>
          <w:delText xml:space="preserve"> </w:delText>
        </w:r>
        <w:r w:rsidRPr="00E03A54" w:rsidDel="00303504">
          <w:delText xml:space="preserve">are a good model to study species responses to climate change because they occupy temperate deciduous forests from Maine to Florida, where they serve as primary seed dispersers and experience very diverse thermal environments (Warren &amp; Chick 2013). </w:delText>
        </w:r>
      </w:del>
      <w:del w:id="84" w:author="Andrew Nguyen" w:date="2016-02-11T15:39:00Z">
        <w:r w:rsidRPr="00E03A54" w:rsidDel="00FE76B6">
          <w:delText xml:space="preserve">The </w:delText>
        </w:r>
        <w:r w:rsidRPr="00E03A54" w:rsidDel="00FE76B6">
          <w:rPr>
            <w:rFonts w:eastAsia="Times New Roman" w:cs="Times New Roman"/>
            <w:shd w:val="clear" w:color="auto" w:fill="FFFFFF"/>
          </w:rPr>
          <w:delText xml:space="preserve">upper thermal limits of </w:delText>
        </w:r>
        <w:r w:rsidRPr="00E03A54" w:rsidDel="00FE76B6">
          <w:rPr>
            <w:i/>
          </w:rPr>
          <w:delText>Aphaenogaster</w:delText>
        </w:r>
        <w:r w:rsidRPr="00E03A54" w:rsidDel="00FE76B6">
          <w:rPr>
            <w:rFonts w:eastAsia="Times New Roman" w:cs="Times New Roman"/>
            <w:shd w:val="clear" w:color="auto" w:fill="FFFFFF"/>
          </w:rPr>
          <w:delText xml:space="preserve"> </w:delText>
        </w:r>
        <w:r w:rsidR="00B91518" w:rsidRPr="00E03A54" w:rsidDel="00FE76B6">
          <w:rPr>
            <w:rFonts w:eastAsia="Times New Roman" w:cs="Times New Roman"/>
            <w:shd w:val="clear" w:color="auto" w:fill="FFFFFF"/>
          </w:rPr>
          <w:delText>are inversely associated with latitude</w:delText>
        </w:r>
        <w:r w:rsidRPr="00E03A54" w:rsidDel="00FE76B6">
          <w:rPr>
            <w:rFonts w:eastAsia="Times New Roman" w:cs="Times New Roman"/>
            <w:shd w:val="clear" w:color="auto" w:fill="FFFFFF"/>
          </w:rPr>
          <w:delText xml:space="preserve">, but these limits do not shift as fast as environmental temperatures, suggesting that southern </w:delText>
        </w:r>
        <w:r w:rsidRPr="00E03A54" w:rsidDel="00FE76B6">
          <w:rPr>
            <w:i/>
          </w:rPr>
          <w:delText>Aphaenogaster</w:delText>
        </w:r>
        <w:r w:rsidRPr="00E03A54" w:rsidDel="00FE76B6">
          <w:rPr>
            <w:rFonts w:eastAsia="Times New Roman" w:cs="Times New Roman"/>
            <w:shd w:val="clear" w:color="auto" w:fill="FFFFFF"/>
          </w:rPr>
          <w:delText xml:space="preserve"> populations survive closer to their lethal limit and may face greater heat stress than northern populations (Diamond et al. 2013). </w:delText>
        </w:r>
      </w:del>
    </w:p>
    <w:p w14:paraId="7CF67643" w14:textId="3C546377" w:rsidR="007969FF" w:rsidRPr="00E03A54" w:rsidDel="00FE76B6" w:rsidRDefault="00670D56" w:rsidP="00670D56">
      <w:pPr>
        <w:spacing w:line="480" w:lineRule="auto"/>
        <w:ind w:firstLine="720"/>
        <w:rPr>
          <w:rFonts w:eastAsia="Times New Roman" w:cs="Times New Roman"/>
          <w:shd w:val="clear" w:color="auto" w:fill="FFFFFF"/>
        </w:rPr>
      </w:pPr>
      <w:moveFromRangeStart w:id="85" w:author="Andrew Nguyen" w:date="2016-02-11T15:38:00Z" w:name="move316824450"/>
      <w:moveFrom w:id="86" w:author="Andrew Nguyen" w:date="2016-02-11T15:38:00Z">
        <w:r w:rsidRPr="00E03A54" w:rsidDel="00FE76B6">
          <w:rPr>
            <w:rFonts w:eastAsia="Times New Roman" w:cs="Times New Roman"/>
            <w:shd w:val="clear" w:color="auto" w:fill="FFFFFF"/>
          </w:rPr>
          <w:t>Current predictions of species response to climate change depend on measures of their lethal thermal limits, yet organisms experience costs to their physiological functions far before reaching their ecological death (Evans &amp; Hoffman 2012).</w:t>
        </w:r>
        <w:r w:rsidRPr="00E03A54" w:rsidDel="00FE76B6">
          <w:rPr>
            <w:rFonts w:eastAsia="Times New Roman" w:cs="Times New Roman"/>
          </w:rPr>
          <w:t xml:space="preserve"> </w:t>
        </w:r>
        <w:r w:rsidRPr="00E03A54" w:rsidDel="00FE76B6">
          <w:rPr>
            <w:rFonts w:eastAsia="Times New Roman" w:cs="Times New Roman"/>
            <w:shd w:val="clear" w:color="auto" w:fill="FFFFFF"/>
          </w:rPr>
          <w:t>Unfavorable temperature imposes costs by damaging macromolecules such as proteins and nucleic acids, leading to loss in biochemical reactions and a subsequent decline in performance; organisms combat these forces of sub-lethal stress by utilizing the cellular stress response (CSR) (</w:t>
        </w:r>
        <w:r w:rsidRPr="00E03A54" w:rsidDel="00FE76B6">
          <w:t>Kültz</w:t>
        </w:r>
        <w:r w:rsidRPr="00E03A54" w:rsidDel="00FE76B6">
          <w:rPr>
            <w:rFonts w:eastAsia="Times New Roman" w:cs="Times New Roman"/>
            <w:shd w:val="clear" w:color="auto" w:fill="FFFFFF"/>
          </w:rPr>
          <w:t xml:space="preserve"> 2005). When environmental factors </w:t>
        </w:r>
        <w:r w:rsidRPr="00E03A54" w:rsidDel="00FE76B6">
          <w:rPr>
            <w:rFonts w:ascii="Cambria" w:eastAsia="Times New Roman" w:hAnsi="Cambria" w:cs="Times New Roman"/>
            <w:shd w:val="clear" w:color="auto" w:fill="FFFFFF"/>
          </w:rPr>
          <w:t>−</w:t>
        </w:r>
        <w:r w:rsidRPr="00E03A54" w:rsidDel="00FE76B6">
          <w:rPr>
            <w:rFonts w:eastAsia="Times New Roman" w:cs="Times New Roman"/>
            <w:shd w:val="clear" w:color="auto" w:fill="FFFFFF"/>
          </w:rPr>
          <w:t xml:space="preserve"> such as temperature </w:t>
        </w:r>
        <w:r w:rsidRPr="00E03A54" w:rsidDel="00FE76B6">
          <w:rPr>
            <w:rFonts w:ascii="Cambria" w:eastAsia="Times New Roman" w:hAnsi="Cambria" w:cs="Times New Roman"/>
            <w:shd w:val="clear" w:color="auto" w:fill="FFFFFF"/>
          </w:rPr>
          <w:t>−</w:t>
        </w:r>
        <w:r w:rsidRPr="00E03A54" w:rsidDel="00FE76B6">
          <w:rPr>
            <w:rFonts w:eastAsia="Times New Roman" w:cs="Times New Roman"/>
            <w:shd w:val="clear" w:color="auto" w:fill="FFFFFF"/>
          </w:rPr>
          <w:t xml:space="preserve"> inflict protein damage, the CSR induces transcription of molecular chaperones to assist with the refolding or denaturing </w:t>
        </w:r>
        <w:r w:rsidR="007969FF" w:rsidRPr="00E03A54" w:rsidDel="00FE76B6">
          <w:rPr>
            <w:rFonts w:eastAsia="Times New Roman" w:cs="Times New Roman"/>
            <w:shd w:val="clear" w:color="auto" w:fill="FFFFFF"/>
          </w:rPr>
          <w:t>of unfolded proteins (</w:t>
        </w:r>
        <w:r w:rsidR="00CF13BB" w:rsidRPr="00E03A54" w:rsidDel="00FE76B6">
          <w:rPr>
            <w:rFonts w:eastAsia="Times New Roman" w:cs="Times New Roman"/>
            <w:shd w:val="clear" w:color="auto" w:fill="FFFFFF"/>
          </w:rPr>
          <w:t>Morris et al. 2013</w:t>
        </w:r>
        <w:r w:rsidR="007969FF" w:rsidRPr="00E03A54" w:rsidDel="00FE76B6">
          <w:rPr>
            <w:rFonts w:eastAsia="Times New Roman" w:cs="Times New Roman"/>
            <w:shd w:val="clear" w:color="auto" w:fill="FFFFFF"/>
          </w:rPr>
          <w:t>)</w:t>
        </w:r>
        <w:r w:rsidR="00B97A71" w:rsidRPr="00E03A54" w:rsidDel="00FE76B6">
          <w:rPr>
            <w:rFonts w:eastAsia="Times New Roman" w:cs="Times New Roman"/>
            <w:shd w:val="clear" w:color="auto" w:fill="FFFFFF"/>
          </w:rPr>
          <w:t>.</w:t>
        </w:r>
      </w:moveFrom>
    </w:p>
    <w:p w14:paraId="1623D331" w14:textId="20EFADC7" w:rsidR="007969FF" w:rsidRPr="00E03A54" w:rsidDel="00FE76B6" w:rsidRDefault="00670D56" w:rsidP="00670D56">
      <w:pPr>
        <w:spacing w:line="480" w:lineRule="auto"/>
        <w:ind w:firstLine="720"/>
        <w:rPr>
          <w:rFonts w:eastAsia="Times New Roman" w:cs="Times New Roman"/>
          <w:shd w:val="clear" w:color="auto" w:fill="FFFFFF"/>
        </w:rPr>
      </w:pPr>
      <w:moveFromRangeStart w:id="87" w:author="Andrew Nguyen" w:date="2016-02-11T15:39:00Z" w:name="move316824503"/>
      <w:moveFromRangeEnd w:id="85"/>
      <w:moveFrom w:id="88" w:author="Andrew Nguyen" w:date="2016-02-11T15:39:00Z">
        <w:r w:rsidRPr="00E03A54" w:rsidDel="00FE76B6">
          <w:rPr>
            <w:rFonts w:eastAsia="Times New Roman" w:cs="Times New Roman"/>
            <w:shd w:val="clear" w:color="auto" w:fill="FFFFFF"/>
          </w:rPr>
          <w:t xml:space="preserve">Heat shock proteins (Hsps) are a universal group of molecular chaperones, </w:t>
        </w:r>
        <w:r w:rsidRPr="00E03A54" w:rsidDel="00FE76B6">
          <w:t xml:space="preserve">classified into groups by their molecular weights, </w:t>
        </w:r>
        <w:r w:rsidRPr="00E03A54" w:rsidDel="00FE76B6">
          <w:rPr>
            <w:rFonts w:eastAsia="Times New Roman" w:cs="Times New Roman"/>
            <w:shd w:val="clear" w:color="auto" w:fill="FFFFFF"/>
          </w:rPr>
          <w:t>that function with different co-chaperones to cope with heat stress (</w:t>
        </w:r>
        <w:r w:rsidRPr="00E03A54" w:rsidDel="00FE76B6">
          <w:t xml:space="preserve">Li &amp; Srivastava 2004). </w:t>
        </w:r>
        <w:r w:rsidRPr="00E03A54" w:rsidDel="00FE76B6">
          <w:rPr>
            <w:i/>
          </w:rPr>
          <w:t>Hsp70</w:t>
        </w:r>
        <w:r w:rsidRPr="00E03A54" w:rsidDel="00FE76B6">
          <w:t xml:space="preserve"> is one of the most studied groups because of its stress-induced response to unfavorable temperature and involvement with different co-chaperones to determine the functionality of a damaged protein (</w:t>
        </w:r>
        <w:r w:rsidRPr="00E03A54" w:rsidDel="00FE76B6">
          <w:rPr>
            <w:rFonts w:eastAsia="Times New Roman" w:cs="Times New Roman"/>
            <w:shd w:val="clear" w:color="auto" w:fill="FFFFFF"/>
          </w:rPr>
          <w:t xml:space="preserve">Morris et al. 2013; </w:t>
        </w:r>
        <w:r w:rsidRPr="00E03A54" w:rsidDel="00FE76B6">
          <w:t>Lanneau et al., 2010; Cassel et al. 2010; Liberek et al. 2008; Fan et al. 2003</w:t>
        </w:r>
        <w:r w:rsidRPr="00E03A54" w:rsidDel="00FE76B6">
          <w:rPr>
            <w:rFonts w:eastAsia="Times New Roman" w:cs="Times New Roman"/>
            <w:shd w:val="clear" w:color="auto" w:fill="FFFFFF"/>
          </w:rPr>
          <w:t xml:space="preserve">; </w:t>
        </w:r>
        <w:r w:rsidRPr="00E03A54" w:rsidDel="00FE76B6">
          <w:t xml:space="preserve">Hartl 1996). To avoid immediate degradation or aggregation of damaged proteins, certain Hsp co-chaperones, such as </w:t>
        </w:r>
        <w:r w:rsidRPr="00E03A54" w:rsidDel="00FE76B6">
          <w:rPr>
            <w:i/>
          </w:rPr>
          <w:t>hsp40</w:t>
        </w:r>
        <w:r w:rsidRPr="00E03A54" w:rsidDel="00FE76B6">
          <w:t xml:space="preserve"> and </w:t>
        </w:r>
        <w:r w:rsidRPr="00E03A54" w:rsidDel="00FE76B6">
          <w:rPr>
            <w:rFonts w:eastAsia="Times New Roman" w:cs="Times New Roman"/>
            <w:i/>
            <w:shd w:val="clear" w:color="auto" w:fill="FFFFFF"/>
          </w:rPr>
          <w:t>hsp90</w:t>
        </w:r>
        <w:r w:rsidRPr="00E03A54" w:rsidDel="00FE76B6">
          <w:rPr>
            <w:rFonts w:eastAsia="Times New Roman" w:cs="Times New Roman"/>
            <w:shd w:val="clear" w:color="auto" w:fill="FFFFFF"/>
          </w:rPr>
          <w:t xml:space="preserve"> (gene name </w:t>
        </w:r>
        <w:r w:rsidRPr="00E03A54" w:rsidDel="00FE76B6">
          <w:rPr>
            <w:rFonts w:eastAsia="Times New Roman" w:cs="Times New Roman"/>
            <w:i/>
            <w:shd w:val="clear" w:color="auto" w:fill="FFFFFF"/>
          </w:rPr>
          <w:t>hsp83</w:t>
        </w:r>
        <w:r w:rsidRPr="00E03A54" w:rsidDel="00FE76B6">
          <w:rPr>
            <w:rFonts w:eastAsia="Times New Roman" w:cs="Times New Roman"/>
            <w:shd w:val="clear" w:color="auto" w:fill="FFFFFF"/>
          </w:rPr>
          <w:t xml:space="preserve">), </w:t>
        </w:r>
        <w:r w:rsidRPr="00E03A54" w:rsidDel="00FE76B6">
          <w:t xml:space="preserve">bind and deliver clients to a corresponding </w:t>
        </w:r>
        <w:r w:rsidRPr="00E03A54" w:rsidDel="00FE76B6">
          <w:rPr>
            <w:i/>
          </w:rPr>
          <w:t xml:space="preserve">hsp70 </w:t>
        </w:r>
        <w:r w:rsidRPr="00E03A54" w:rsidDel="00FE76B6">
          <w:t xml:space="preserve">to </w:t>
        </w:r>
        <w:r w:rsidRPr="00E03A54" w:rsidDel="00FE76B6">
          <w:rPr>
            <w:rFonts w:eastAsia="Times New Roman" w:cs="Times New Roman"/>
            <w:shd w:val="clear" w:color="auto" w:fill="FFFFFF"/>
          </w:rPr>
          <w:t>assist in completing a protein-refolding or degradation pathway (</w:t>
        </w:r>
        <w:r w:rsidRPr="00E03A54" w:rsidDel="00FE76B6">
          <w:t>Cassel et al. 2010; Liberek et al. 2008; Fan et al. 2003; Hartl 1996)</w:t>
        </w:r>
        <w:r w:rsidRPr="00E03A54" w:rsidDel="00FE76B6">
          <w:rPr>
            <w:rFonts w:eastAsia="Times New Roman" w:cs="Times New Roman"/>
            <w:shd w:val="clear" w:color="auto" w:fill="FFFFFF"/>
          </w:rPr>
          <w:t xml:space="preserve">. Heat shock experiments in the field and laboratory have already identified </w:t>
        </w:r>
        <w:r w:rsidRPr="00E03A54" w:rsidDel="00FE76B6">
          <w:rPr>
            <w:rFonts w:eastAsia="Times New Roman" w:cs="Times New Roman"/>
            <w:i/>
            <w:shd w:val="clear" w:color="auto" w:fill="FFFFFF"/>
          </w:rPr>
          <w:t xml:space="preserve">hsp70, hsp40, </w:t>
        </w:r>
        <w:r w:rsidRPr="00E03A54" w:rsidDel="00FE76B6">
          <w:rPr>
            <w:rFonts w:eastAsia="Times New Roman" w:cs="Times New Roman"/>
            <w:shd w:val="clear" w:color="auto" w:fill="FFFFFF"/>
          </w:rPr>
          <w:t>and</w:t>
        </w:r>
        <w:r w:rsidRPr="00E03A54" w:rsidDel="00FE76B6">
          <w:rPr>
            <w:rFonts w:eastAsia="Times New Roman" w:cs="Times New Roman"/>
            <w:i/>
            <w:shd w:val="clear" w:color="auto" w:fill="FFFFFF"/>
          </w:rPr>
          <w:t xml:space="preserve"> hsp83</w:t>
        </w:r>
        <w:r w:rsidRPr="00E03A54" w:rsidDel="00FE76B6">
          <w:rPr>
            <w:rFonts w:eastAsia="Times New Roman" w:cs="Times New Roman"/>
            <w:shd w:val="clear" w:color="auto" w:fill="FFFFFF"/>
          </w:rPr>
          <w:t xml:space="preserve"> to be inversely associated with levels of sub-lethal stress in ectothermic marine organisms</w:t>
        </w:r>
        <w:r w:rsidR="00B97A71" w:rsidRPr="00E03A54" w:rsidDel="00FE76B6">
          <w:rPr>
            <w:rFonts w:eastAsia="Times New Roman" w:cs="Times New Roman"/>
            <w:shd w:val="clear" w:color="auto" w:fill="FFFFFF"/>
          </w:rPr>
          <w:t>, such as the doctor fish, tidal snails, and the zebra muscle,</w:t>
        </w:r>
        <w:r w:rsidRPr="00E03A54" w:rsidDel="00FE76B6">
          <w:rPr>
            <w:rFonts w:eastAsia="Times New Roman" w:cs="Times New Roman"/>
            <w:shd w:val="clear" w:color="auto" w:fill="FFFFFF"/>
          </w:rPr>
          <w:t xml:space="preserve"> </w:t>
        </w:r>
        <w:r w:rsidR="000D386B" w:rsidRPr="00E03A54" w:rsidDel="00FE76B6">
          <w:rPr>
            <w:rFonts w:eastAsia="Times New Roman" w:cs="Times New Roman"/>
            <w:shd w:val="clear" w:color="auto" w:fill="FFFFFF"/>
          </w:rPr>
          <w:t>which</w:t>
        </w:r>
        <w:r w:rsidRPr="00E03A54" w:rsidDel="00FE76B6">
          <w:rPr>
            <w:rFonts w:eastAsia="Times New Roman" w:cs="Times New Roman"/>
            <w:shd w:val="clear" w:color="auto" w:fill="FFFFFF"/>
          </w:rPr>
          <w:t xml:space="preserve"> </w:t>
        </w:r>
        <w:r w:rsidR="00B97A71" w:rsidRPr="00E03A54" w:rsidDel="00FE76B6">
          <w:rPr>
            <w:rFonts w:eastAsia="Times New Roman" w:cs="Times New Roman"/>
            <w:shd w:val="clear" w:color="auto" w:fill="FFFFFF"/>
          </w:rPr>
          <w:t xml:space="preserve">occupy </w:t>
        </w:r>
        <w:r w:rsidR="000D386B" w:rsidRPr="00E03A54" w:rsidDel="00FE76B6">
          <w:rPr>
            <w:rFonts w:eastAsia="Times New Roman" w:cs="Times New Roman"/>
            <w:shd w:val="clear" w:color="auto" w:fill="FFFFFF"/>
          </w:rPr>
          <w:t>various</w:t>
        </w:r>
        <w:r w:rsidR="00B97A71" w:rsidRPr="00E03A54" w:rsidDel="00FE76B6">
          <w:rPr>
            <w:rFonts w:eastAsia="Times New Roman" w:cs="Times New Roman"/>
            <w:shd w:val="clear" w:color="auto" w:fill="FFFFFF"/>
          </w:rPr>
          <w:t xml:space="preserve"> t</w:t>
        </w:r>
        <w:r w:rsidR="000D386B" w:rsidRPr="00E03A54" w:rsidDel="00FE76B6">
          <w:rPr>
            <w:rFonts w:eastAsia="Times New Roman" w:cs="Times New Roman"/>
            <w:shd w:val="clear" w:color="auto" w:fill="FFFFFF"/>
          </w:rPr>
          <w:t>emporal</w:t>
        </w:r>
        <w:r w:rsidR="00B97A71" w:rsidRPr="00E03A54" w:rsidDel="00FE76B6">
          <w:rPr>
            <w:rFonts w:eastAsia="Times New Roman" w:cs="Times New Roman"/>
            <w:shd w:val="clear" w:color="auto" w:fill="FFFFFF"/>
          </w:rPr>
          <w:t xml:space="preserve"> environments and </w:t>
        </w:r>
        <w:r w:rsidRPr="00E03A54" w:rsidDel="00FE76B6">
          <w:rPr>
            <w:rFonts w:eastAsia="Times New Roman" w:cs="Times New Roman"/>
            <w:shd w:val="clear" w:color="auto" w:fill="FFFFFF"/>
          </w:rPr>
          <w:t>are naturally acclimated to</w:t>
        </w:r>
        <w:r w:rsidR="000D386B" w:rsidRPr="00E03A54" w:rsidDel="00FE76B6">
          <w:rPr>
            <w:rFonts w:eastAsia="Times New Roman" w:cs="Times New Roman"/>
            <w:shd w:val="clear" w:color="auto" w:fill="FFFFFF"/>
          </w:rPr>
          <w:t xml:space="preserve"> cope </w:t>
        </w:r>
        <w:r w:rsidR="00E37A65" w:rsidDel="00FE76B6">
          <w:rPr>
            <w:rFonts w:eastAsia="Times New Roman" w:cs="Times New Roman"/>
            <w:shd w:val="clear" w:color="auto" w:fill="FFFFFF"/>
          </w:rPr>
          <w:t>with</w:t>
        </w:r>
        <w:r w:rsidR="000D386B" w:rsidRPr="00E03A54" w:rsidDel="00FE76B6">
          <w:rPr>
            <w:rFonts w:eastAsia="Times New Roman" w:cs="Times New Roman"/>
            <w:shd w:val="clear" w:color="auto" w:fill="FFFFFF"/>
          </w:rPr>
          <w:t xml:space="preserve"> diverse</w:t>
        </w:r>
        <w:r w:rsidRPr="00E03A54" w:rsidDel="00FE76B6">
          <w:rPr>
            <w:rFonts w:eastAsia="Times New Roman" w:cs="Times New Roman"/>
            <w:shd w:val="clear" w:color="auto" w:fill="FFFFFF"/>
          </w:rPr>
          <w:t xml:space="preserve"> thermal conditions</w:t>
        </w:r>
        <w:r w:rsidR="00B97A71" w:rsidRPr="00E03A54" w:rsidDel="00FE76B6">
          <w:rPr>
            <w:rFonts w:eastAsia="Times New Roman" w:cs="Times New Roman"/>
            <w:shd w:val="clear" w:color="auto" w:fill="FFFFFF"/>
          </w:rPr>
          <w:t xml:space="preserve"> </w:t>
        </w:r>
        <w:r w:rsidR="000D386B" w:rsidRPr="00E03A54" w:rsidDel="00FE76B6">
          <w:rPr>
            <w:rFonts w:eastAsia="Times New Roman" w:cs="Times New Roman"/>
            <w:shd w:val="clear" w:color="auto" w:fill="FFFFFF"/>
          </w:rPr>
          <w:t>(</w:t>
        </w:r>
        <w:r w:rsidRPr="00E03A54" w:rsidDel="00FE76B6">
          <w:rPr>
            <w:rFonts w:eastAsia="Times New Roman" w:cs="Times New Roman"/>
            <w:shd w:val="clear" w:color="auto" w:fill="FFFFFF"/>
          </w:rPr>
          <w:t xml:space="preserve">Jost et al. 2015; </w:t>
        </w:r>
        <w:r w:rsidRPr="00E03A54" w:rsidDel="00FE76B6">
          <w:rPr>
            <w:rFonts w:eastAsia="Times New Roman" w:cs="Times New Roman"/>
          </w:rPr>
          <w:t xml:space="preserve">Oksala </w:t>
        </w:r>
        <w:r w:rsidRPr="00E03A54" w:rsidDel="00FE76B6">
          <w:t>et al. 2014; Tomanek &amp; Somero 2000</w:t>
        </w:r>
        <w:r w:rsidRPr="00E03A54" w:rsidDel="00FE76B6">
          <w:rPr>
            <w:rFonts w:eastAsia="Times New Roman" w:cs="Times New Roman"/>
            <w:shd w:val="clear" w:color="auto" w:fill="FFFFFF"/>
          </w:rPr>
          <w:t xml:space="preserve">). </w:t>
        </w:r>
      </w:moveFrom>
    </w:p>
    <w:moveFromRangeEnd w:id="87"/>
    <w:p w14:paraId="7769B32C" w14:textId="1F732D89" w:rsidR="00670D56" w:rsidRPr="00E03A54" w:rsidDel="00303504" w:rsidRDefault="00670D56" w:rsidP="00EE6DB0">
      <w:pPr>
        <w:spacing w:line="480" w:lineRule="auto"/>
        <w:ind w:firstLine="720"/>
        <w:rPr>
          <w:del w:id="89" w:author="Andrew Nguyen" w:date="2016-02-11T15:44:00Z"/>
        </w:rPr>
      </w:pPr>
      <w:del w:id="90" w:author="Andrew Nguyen" w:date="2016-02-11T15:39:00Z">
        <w:r w:rsidRPr="00E03A54" w:rsidDel="00FE76B6">
          <w:rPr>
            <w:rFonts w:eastAsia="Times New Roman" w:cs="Times New Roman"/>
            <w:shd w:val="clear" w:color="auto" w:fill="FFFFFF"/>
          </w:rPr>
          <w:delText xml:space="preserve">The inducible nature of </w:delText>
        </w:r>
        <w:r w:rsidRPr="00E03A54" w:rsidDel="00FE76B6">
          <w:rPr>
            <w:rFonts w:eastAsia="Times New Roman" w:cs="Times New Roman"/>
            <w:i/>
            <w:shd w:val="clear" w:color="auto" w:fill="FFFFFF"/>
          </w:rPr>
          <w:delText>hsp70</w:delText>
        </w:r>
        <w:r w:rsidRPr="00E03A54" w:rsidDel="00FE76B6">
          <w:rPr>
            <w:rFonts w:eastAsia="Times New Roman" w:cs="Times New Roman"/>
            <w:shd w:val="clear" w:color="auto" w:fill="FFFFFF"/>
          </w:rPr>
          <w:delText xml:space="preserve"> in response to unfavorable temperature and the assistance provided from </w:delText>
        </w:r>
        <w:r w:rsidRPr="00E03A54" w:rsidDel="00FE76B6">
          <w:rPr>
            <w:rFonts w:eastAsia="Times New Roman" w:cs="Times New Roman"/>
            <w:i/>
            <w:shd w:val="clear" w:color="auto" w:fill="FFFFFF"/>
          </w:rPr>
          <w:delText>hsp40</w:delText>
        </w:r>
        <w:r w:rsidRPr="00E03A54" w:rsidDel="00FE76B6">
          <w:rPr>
            <w:rFonts w:eastAsia="Times New Roman" w:cs="Times New Roman"/>
            <w:shd w:val="clear" w:color="auto" w:fill="FFFFFF"/>
          </w:rPr>
          <w:delText xml:space="preserve"> and </w:delText>
        </w:r>
        <w:r w:rsidRPr="00E03A54" w:rsidDel="00FE76B6">
          <w:rPr>
            <w:rFonts w:eastAsia="Times New Roman" w:cs="Times New Roman"/>
            <w:i/>
            <w:shd w:val="clear" w:color="auto" w:fill="FFFFFF"/>
          </w:rPr>
          <w:delText>hsp83</w:delText>
        </w:r>
        <w:r w:rsidRPr="00E03A54" w:rsidDel="00FE76B6">
          <w:rPr>
            <w:rFonts w:eastAsia="Times New Roman" w:cs="Times New Roman"/>
            <w:shd w:val="clear" w:color="auto" w:fill="FFFFFF"/>
          </w:rPr>
          <w:delText xml:space="preserve"> co-chaperones to stabilize, denature, or refold damaged proteins makes these three heat shock proteins potential proxies for sub-lethal stress invoked by unfavorable temperature.</w:delText>
        </w:r>
        <w:r w:rsidR="007969FF" w:rsidRPr="00E03A54" w:rsidDel="00FE76B6">
          <w:rPr>
            <w:rFonts w:eastAsia="Times New Roman" w:cs="Times New Roman"/>
            <w:shd w:val="clear" w:color="auto" w:fill="FFFFFF"/>
          </w:rPr>
          <w:delText xml:space="preserve"> </w:delText>
        </w:r>
      </w:del>
      <w:del w:id="91" w:author="Andrew Nguyen" w:date="2016-02-11T15:44:00Z">
        <w:r w:rsidR="00EE6DB0" w:rsidRPr="00E03A54" w:rsidDel="00303504">
          <w:rPr>
            <w:rFonts w:eastAsia="Times New Roman" w:cs="Times New Roman"/>
          </w:rPr>
          <w:delText>T</w:delText>
        </w:r>
        <w:r w:rsidR="007969FF" w:rsidRPr="00E03A54" w:rsidDel="00303504">
          <w:rPr>
            <w:rFonts w:eastAsia="Times New Roman" w:cs="Times New Roman"/>
          </w:rPr>
          <w:delText>he impacts of experimental warming in a northern and</w:delText>
        </w:r>
        <w:r w:rsidR="00EE6DB0" w:rsidRPr="00E03A54" w:rsidDel="00303504">
          <w:rPr>
            <w:rFonts w:eastAsia="Times New Roman" w:cs="Times New Roman"/>
          </w:rPr>
          <w:delText xml:space="preserve"> southern deciduous forest showed </w:delText>
        </w:r>
        <w:r w:rsidR="007969FF" w:rsidRPr="00E03A54" w:rsidDel="00303504">
          <w:rPr>
            <w:rFonts w:eastAsia="Times New Roman" w:cs="Times New Roman"/>
          </w:rPr>
          <w:delText xml:space="preserve">foraging abilities of ant species were more negatively impacted by warming in the southern forest, where species generally display lower critical thermal maxima (Stuble et al. 2013). While another study comparing historic and experimental data on the effects of warming on ant assemblages in southern deciduous forests revealed physiological differences, such as thermal tolerance, are difficult to use alone when assessing species response to climate change over a longer period of time (Resasco et al. 2014). </w:delText>
        </w:r>
        <w:r w:rsidR="007969FF" w:rsidRPr="00E03A54" w:rsidDel="00303504">
          <w:rPr>
            <w:rFonts w:eastAsia="Times New Roman" w:cs="Times New Roman"/>
            <w:shd w:val="clear" w:color="auto" w:fill="FFFFFF"/>
          </w:rPr>
          <w:delText>For better-informed predictions of how species will react to warming, a more accurate proxy to assess sub-lethal heat stress must be identified.</w:delText>
        </w:r>
      </w:del>
    </w:p>
    <w:p w14:paraId="59291E3E" w14:textId="77777777" w:rsidR="00303504" w:rsidRDefault="00670D56" w:rsidP="00670D56">
      <w:pPr>
        <w:spacing w:line="480" w:lineRule="auto"/>
        <w:ind w:firstLine="720"/>
        <w:rPr>
          <w:ins w:id="92" w:author="Andrew Nguyen" w:date="2016-02-11T15:41:00Z"/>
          <w:rFonts w:eastAsia="Times New Roman" w:cs="Times New Roman"/>
          <w:shd w:val="clear" w:color="auto" w:fill="FFFFFF"/>
        </w:rPr>
      </w:pPr>
      <w:r w:rsidRPr="00E03A54">
        <w:rPr>
          <w:rFonts w:eastAsia="Times New Roman" w:cs="Times New Roman"/>
          <w:shd w:val="clear" w:color="auto" w:fill="FFFFFF"/>
        </w:rPr>
        <w:t xml:space="preserve">Our overall objective </w:t>
      </w:r>
      <w:r w:rsidR="0048565D" w:rsidRPr="00E03A54">
        <w:rPr>
          <w:rFonts w:eastAsia="Times New Roman" w:cs="Times New Roman"/>
          <w:shd w:val="clear" w:color="auto" w:fill="FFFFFF"/>
        </w:rPr>
        <w:t xml:space="preserve">was </w:t>
      </w:r>
      <w:r w:rsidRPr="00E03A54">
        <w:rPr>
          <w:rFonts w:eastAsia="Times New Roman" w:cs="Times New Roman"/>
          <w:shd w:val="clear" w:color="auto" w:fill="FFFFFF"/>
        </w:rPr>
        <w:t xml:space="preserve">to assess the potential impacts of warming in wild populations of the woodland ant genus </w:t>
      </w:r>
      <w:r w:rsidRPr="00E03A54">
        <w:rPr>
          <w:rFonts w:eastAsia="Times New Roman" w:cs="Times New Roman"/>
          <w:i/>
          <w:shd w:val="clear" w:color="auto" w:fill="FFFFFF"/>
        </w:rPr>
        <w:t>Aphaenogaster</w:t>
      </w:r>
      <w:r w:rsidRPr="00E03A54">
        <w:rPr>
          <w:rFonts w:eastAsia="Times New Roman" w:cs="Times New Roman"/>
          <w:shd w:val="clear" w:color="auto" w:fill="FFFFFF"/>
        </w:rPr>
        <w:t xml:space="preserve"> using Hsps as a proxy</w:t>
      </w:r>
      <w:ins w:id="93" w:author="Andrew Nguyen" w:date="2016-02-11T15:40:00Z">
        <w:r w:rsidR="00FE76B6">
          <w:rPr>
            <w:rFonts w:eastAsia="Times New Roman" w:cs="Times New Roman"/>
            <w:shd w:val="clear" w:color="auto" w:fill="FFFFFF"/>
          </w:rPr>
          <w:t xml:space="preserve"> for….</w:t>
        </w:r>
      </w:ins>
      <w:r w:rsidRPr="00E03A54">
        <w:rPr>
          <w:rFonts w:eastAsia="Times New Roman" w:cs="Times New Roman"/>
          <w:shd w:val="clear" w:color="auto" w:fill="FFFFFF"/>
        </w:rPr>
        <w:t xml:space="preserve">. </w:t>
      </w:r>
    </w:p>
    <w:p w14:paraId="05BCD471" w14:textId="77777777" w:rsidR="00303504" w:rsidRDefault="00303504" w:rsidP="00670D56">
      <w:pPr>
        <w:spacing w:line="480" w:lineRule="auto"/>
        <w:ind w:firstLine="720"/>
        <w:rPr>
          <w:ins w:id="94" w:author="Andrew Nguyen" w:date="2016-02-11T15:41:00Z"/>
          <w:rFonts w:eastAsia="Times New Roman" w:cs="Times New Roman"/>
          <w:shd w:val="clear" w:color="auto" w:fill="FFFFFF"/>
        </w:rPr>
      </w:pPr>
    </w:p>
    <w:p w14:paraId="43A1554C" w14:textId="77777777" w:rsidR="00303504" w:rsidRDefault="00303504" w:rsidP="00670D56">
      <w:pPr>
        <w:spacing w:line="480" w:lineRule="auto"/>
        <w:ind w:firstLine="720"/>
        <w:rPr>
          <w:ins w:id="95" w:author="Andrew Nguyen" w:date="2016-02-11T15:41:00Z"/>
          <w:rFonts w:eastAsia="Times New Roman" w:cs="Times New Roman"/>
          <w:shd w:val="clear" w:color="auto" w:fill="FFFFFF"/>
        </w:rPr>
      </w:pPr>
      <w:ins w:id="96" w:author="Andrew Nguyen" w:date="2016-02-11T15:41:00Z">
        <w:r>
          <w:rPr>
            <w:rFonts w:eastAsia="Times New Roman" w:cs="Times New Roman"/>
            <w:shd w:val="clear" w:color="auto" w:fill="FFFFFF"/>
          </w:rPr>
          <w:t>You need a hypothesis before a prediction</w:t>
        </w:r>
      </w:ins>
    </w:p>
    <w:p w14:paraId="2D0B9DEA" w14:textId="1F522A4A" w:rsidR="00670D56" w:rsidRPr="00E03A54" w:rsidRDefault="0048565D" w:rsidP="00670D56">
      <w:pPr>
        <w:spacing w:line="480" w:lineRule="auto"/>
        <w:ind w:firstLine="720"/>
        <w:rPr>
          <w:rFonts w:eastAsia="Times New Roman" w:cs="Times New Roman"/>
          <w:shd w:val="clear" w:color="auto" w:fill="FFFFFF"/>
        </w:rPr>
      </w:pPr>
      <w:r w:rsidRPr="00E03A54">
        <w:rPr>
          <w:rFonts w:eastAsia="Times New Roman" w:cs="Times New Roman"/>
          <w:shd w:val="clear" w:color="auto" w:fill="FFFFFF"/>
        </w:rPr>
        <w:t>W</w:t>
      </w:r>
      <w:r w:rsidR="00670D56" w:rsidRPr="00E03A54">
        <w:rPr>
          <w:rFonts w:eastAsia="Times New Roman" w:cs="Times New Roman"/>
          <w:shd w:val="clear" w:color="auto" w:fill="FFFFFF"/>
        </w:rPr>
        <w:t xml:space="preserve">e predict Hsp </w:t>
      </w:r>
      <w:commentRangeStart w:id="97"/>
      <w:r w:rsidR="00670D56" w:rsidRPr="00E03A54">
        <w:rPr>
          <w:rFonts w:eastAsia="Times New Roman" w:cs="Times New Roman"/>
          <w:shd w:val="clear" w:color="auto" w:fill="FFFFFF"/>
        </w:rPr>
        <w:t>expression</w:t>
      </w:r>
      <w:commentRangeEnd w:id="97"/>
      <w:r w:rsidR="00EC7F50">
        <w:rPr>
          <w:rStyle w:val="CommentReference"/>
        </w:rPr>
        <w:commentReference w:id="97"/>
      </w:r>
      <w:r w:rsidR="00670D56" w:rsidRPr="00E03A54">
        <w:rPr>
          <w:rFonts w:eastAsia="Times New Roman" w:cs="Times New Roman"/>
          <w:shd w:val="clear" w:color="auto" w:fill="FFFFFF"/>
        </w:rPr>
        <w:t xml:space="preserve"> will increase with experimental temperature for</w:t>
      </w:r>
      <w:r w:rsidRPr="00E03A54">
        <w:rPr>
          <w:rFonts w:eastAsia="Times New Roman" w:cs="Times New Roman"/>
          <w:shd w:val="clear" w:color="auto" w:fill="FFFFFF"/>
        </w:rPr>
        <w:t xml:space="preserve"> colonies at the southern site (</w:t>
      </w:r>
      <w:r w:rsidR="00670D56" w:rsidRPr="00E03A54">
        <w:rPr>
          <w:rFonts w:eastAsia="Times New Roman" w:cs="Times New Roman"/>
          <w:shd w:val="clear" w:color="auto" w:fill="FFFFFF"/>
        </w:rPr>
        <w:t>Duke Forest, North Carolina</w:t>
      </w:r>
      <w:r w:rsidRPr="00E03A54">
        <w:rPr>
          <w:rFonts w:eastAsia="Times New Roman" w:cs="Times New Roman"/>
          <w:shd w:val="clear" w:color="auto" w:fill="FFFFFF"/>
        </w:rPr>
        <w:t>), their narrow range of thermal tolerance will cause southern populations to survive closer to their critical thermal maxima and experience more sub-lethal stress from warmer temperature (</w:t>
      </w:r>
      <w:r w:rsidR="00576C26" w:rsidRPr="00E03A54">
        <w:t xml:space="preserve">Deutsch et al. 2008; </w:t>
      </w:r>
      <w:r w:rsidR="00576C26" w:rsidRPr="00E03A54">
        <w:rPr>
          <w:rFonts w:eastAsia="Times New Roman" w:cs="Times New Roman"/>
        </w:rPr>
        <w:t>Diamond et al. 2013</w:t>
      </w:r>
      <w:r w:rsidRPr="00E03A54">
        <w:rPr>
          <w:rFonts w:eastAsia="Times New Roman" w:cs="Times New Roman"/>
          <w:shd w:val="clear" w:color="auto" w:fill="FFFFFF"/>
        </w:rPr>
        <w:t>)</w:t>
      </w:r>
      <w:r w:rsidR="00670D56" w:rsidRPr="00E03A54">
        <w:rPr>
          <w:rFonts w:eastAsia="Times New Roman" w:cs="Times New Roman"/>
          <w:shd w:val="clear" w:color="auto" w:fill="FFFFFF"/>
        </w:rPr>
        <w:t>. However,</w:t>
      </w:r>
      <w:r w:rsidR="00576C26" w:rsidRPr="00E03A54">
        <w:rPr>
          <w:rFonts w:eastAsia="Times New Roman" w:cs="Times New Roman"/>
          <w:shd w:val="clear" w:color="auto" w:fill="FFFFFF"/>
        </w:rPr>
        <w:t xml:space="preserve"> we predict</w:t>
      </w:r>
      <w:r w:rsidR="00670D56" w:rsidRPr="00E03A54">
        <w:rPr>
          <w:rFonts w:eastAsia="Times New Roman" w:cs="Times New Roman"/>
          <w:shd w:val="clear" w:color="auto" w:fill="FFFFFF"/>
        </w:rPr>
        <w:t xml:space="preserve"> Hsp</w:t>
      </w:r>
      <w:r w:rsidRPr="00E03A54">
        <w:rPr>
          <w:rFonts w:eastAsia="Times New Roman" w:cs="Times New Roman"/>
          <w:shd w:val="clear" w:color="auto" w:fill="FFFFFF"/>
        </w:rPr>
        <w:t xml:space="preserve"> expression in </w:t>
      </w:r>
      <w:r w:rsidRPr="00E03A54">
        <w:rPr>
          <w:rFonts w:eastAsia="Times New Roman" w:cs="Times New Roman"/>
          <w:i/>
          <w:shd w:val="clear" w:color="auto" w:fill="FFFFFF"/>
        </w:rPr>
        <w:t xml:space="preserve">Aphaenogaster </w:t>
      </w:r>
      <w:r w:rsidRPr="00E03A54">
        <w:rPr>
          <w:rFonts w:eastAsia="Times New Roman" w:cs="Times New Roman"/>
          <w:shd w:val="clear" w:color="auto" w:fill="FFFFFF"/>
        </w:rPr>
        <w:t>from the northern site (Harvard Forest, Massachusetts)</w:t>
      </w:r>
      <w:r w:rsidR="00670D56" w:rsidRPr="00E03A54">
        <w:rPr>
          <w:rFonts w:eastAsia="Times New Roman" w:cs="Times New Roman"/>
          <w:shd w:val="clear" w:color="auto" w:fill="FFFFFF"/>
        </w:rPr>
        <w:t xml:space="preserve"> will remain relatively constant across temperatures because they survive </w:t>
      </w:r>
      <w:r w:rsidR="00576C26" w:rsidRPr="00E03A54">
        <w:rPr>
          <w:rFonts w:eastAsia="Times New Roman" w:cs="Times New Roman"/>
          <w:shd w:val="clear" w:color="auto" w:fill="FFFFFF"/>
        </w:rPr>
        <w:t>below their optimal temperature, so an increase in temperature may push colonies closer to their optimum reducing levels of sub-lethal stress</w:t>
      </w:r>
      <w:r w:rsidR="00670D56" w:rsidRPr="00E03A54">
        <w:rPr>
          <w:rFonts w:eastAsia="Times New Roman" w:cs="Times New Roman"/>
          <w:shd w:val="clear" w:color="auto" w:fill="FFFFFF"/>
        </w:rPr>
        <w:t xml:space="preserve"> (</w:t>
      </w:r>
      <w:r w:rsidR="00670D56" w:rsidRPr="00E03A54">
        <w:t xml:space="preserve">Deutsch et al. 2008; </w:t>
      </w:r>
      <w:r w:rsidR="00670D56" w:rsidRPr="00E03A54">
        <w:rPr>
          <w:rFonts w:eastAsia="Times New Roman" w:cs="Times New Roman"/>
        </w:rPr>
        <w:t>Diamond et al. 2013)</w:t>
      </w:r>
      <w:r w:rsidR="00670D56" w:rsidRPr="00E03A54">
        <w:rPr>
          <w:rFonts w:eastAsia="Times New Roman" w:cs="Times New Roman"/>
          <w:shd w:val="clear" w:color="auto" w:fill="FFFFFF"/>
        </w:rPr>
        <w:t xml:space="preserve">. A positive correlation between temperature experienced at the time of capture and the amount of Hsp </w:t>
      </w:r>
      <w:r w:rsidR="00D61ADA" w:rsidRPr="00E03A54">
        <w:rPr>
          <w:rFonts w:eastAsia="Times New Roman" w:cs="Times New Roman"/>
          <w:shd w:val="clear" w:color="auto" w:fill="FFFFFF"/>
        </w:rPr>
        <w:t>transcription will indicate an increase in protein damage</w:t>
      </w:r>
      <w:r w:rsidR="00663AFB" w:rsidRPr="00E03A54">
        <w:rPr>
          <w:rFonts w:eastAsia="Times New Roman" w:cs="Times New Roman"/>
          <w:shd w:val="clear" w:color="auto" w:fill="FFFFFF"/>
        </w:rPr>
        <w:t xml:space="preserve"> and</w:t>
      </w:r>
      <w:r w:rsidR="00D61ADA" w:rsidRPr="00E03A54">
        <w:rPr>
          <w:rFonts w:eastAsia="Times New Roman" w:cs="Times New Roman"/>
          <w:shd w:val="clear" w:color="auto" w:fill="FFFFFF"/>
        </w:rPr>
        <w:t xml:space="preserve"> the </w:t>
      </w:r>
      <w:r w:rsidR="00670D56" w:rsidRPr="00E03A54">
        <w:rPr>
          <w:rFonts w:eastAsia="Times New Roman" w:cs="Times New Roman"/>
          <w:shd w:val="clear" w:color="auto" w:fill="FFFFFF"/>
        </w:rPr>
        <w:t>degree to which these</w:t>
      </w:r>
      <w:r w:rsidR="00663AFB" w:rsidRPr="00E03A54">
        <w:rPr>
          <w:rFonts w:eastAsia="Times New Roman" w:cs="Times New Roman"/>
          <w:shd w:val="clear" w:color="auto" w:fill="FFFFFF"/>
        </w:rPr>
        <w:t xml:space="preserve"> ants are stressed when exposed to warmer temperature</w:t>
      </w:r>
      <w:r w:rsidR="00670D56" w:rsidRPr="00E03A54">
        <w:rPr>
          <w:rFonts w:eastAsia="Times New Roman" w:cs="Times New Roman"/>
          <w:shd w:val="clear" w:color="auto" w:fill="FFFFFF"/>
        </w:rPr>
        <w:t xml:space="preserve"> </w:t>
      </w:r>
      <w:r w:rsidR="00D61ADA" w:rsidRPr="00E03A54">
        <w:rPr>
          <w:rFonts w:eastAsia="Times New Roman" w:cs="Times New Roman"/>
          <w:shd w:val="clear" w:color="auto" w:fill="FFFFFF"/>
        </w:rPr>
        <w:t>support</w:t>
      </w:r>
      <w:r w:rsidR="00663AFB" w:rsidRPr="00E03A54">
        <w:rPr>
          <w:rFonts w:eastAsia="Times New Roman" w:cs="Times New Roman"/>
          <w:shd w:val="clear" w:color="auto" w:fill="FFFFFF"/>
        </w:rPr>
        <w:t>ing the use of</w:t>
      </w:r>
      <w:r w:rsidR="00670D56" w:rsidRPr="00E03A54">
        <w:rPr>
          <w:rFonts w:eastAsia="Times New Roman" w:cs="Times New Roman"/>
          <w:shd w:val="clear" w:color="auto" w:fill="FFFFFF"/>
        </w:rPr>
        <w:t xml:space="preserve"> Hsps </w:t>
      </w:r>
      <w:r w:rsidR="00663AFB" w:rsidRPr="00E03A54">
        <w:rPr>
          <w:rFonts w:eastAsia="Times New Roman" w:cs="Times New Roman"/>
          <w:shd w:val="clear" w:color="auto" w:fill="FFFFFF"/>
        </w:rPr>
        <w:t xml:space="preserve">as a </w:t>
      </w:r>
      <w:r w:rsidR="00670D56" w:rsidRPr="00E03A54">
        <w:rPr>
          <w:rFonts w:eastAsia="Times New Roman" w:cs="Times New Roman"/>
          <w:shd w:val="clear" w:color="auto" w:fill="FFFFFF"/>
        </w:rPr>
        <w:t>proxy and environmental monitor for sub-lethal</w:t>
      </w:r>
      <w:r w:rsidR="00D61ADA" w:rsidRPr="00E03A54">
        <w:rPr>
          <w:rFonts w:eastAsia="Times New Roman" w:cs="Times New Roman"/>
          <w:shd w:val="clear" w:color="auto" w:fill="FFFFFF"/>
        </w:rPr>
        <w:t xml:space="preserve"> thermal</w:t>
      </w:r>
      <w:r w:rsidR="00670D56" w:rsidRPr="00E03A54">
        <w:rPr>
          <w:rFonts w:eastAsia="Times New Roman" w:cs="Times New Roman"/>
          <w:shd w:val="clear" w:color="auto" w:fill="FFFFFF"/>
        </w:rPr>
        <w:t xml:space="preserve"> stress.</w:t>
      </w:r>
    </w:p>
    <w:p w14:paraId="31B5E875" w14:textId="77777777" w:rsidR="00670D56" w:rsidDel="00311B30" w:rsidRDefault="00670D56" w:rsidP="00311B30">
      <w:pPr>
        <w:spacing w:line="480" w:lineRule="auto"/>
        <w:rPr>
          <w:del w:id="98" w:author="Andrew Nguyen" w:date="2016-02-11T18:21:00Z"/>
          <w:rFonts w:asciiTheme="majorHAnsi" w:hAnsiTheme="majorHAnsi"/>
          <w:i/>
        </w:rPr>
        <w:pPrChange w:id="99" w:author="Andrew Nguyen" w:date="2016-02-11T18:21:00Z">
          <w:pPr>
            <w:spacing w:line="480" w:lineRule="auto"/>
            <w:ind w:firstLine="720"/>
          </w:pPr>
        </w:pPrChange>
      </w:pPr>
      <w:r w:rsidRPr="00E03A54">
        <w:rPr>
          <w:rFonts w:asciiTheme="majorHAnsi" w:hAnsiTheme="majorHAnsi"/>
          <w:b/>
        </w:rPr>
        <w:t>Materials and Methods</w:t>
      </w:r>
    </w:p>
    <w:p w14:paraId="5E340E5D" w14:textId="77777777" w:rsidR="00311B30" w:rsidRPr="00E03A54" w:rsidRDefault="00311B30" w:rsidP="00670D56">
      <w:pPr>
        <w:spacing w:line="480" w:lineRule="auto"/>
        <w:rPr>
          <w:ins w:id="100" w:author="Andrew Nguyen" w:date="2016-02-11T18:21:00Z"/>
          <w:rFonts w:asciiTheme="majorHAnsi" w:hAnsiTheme="majorHAnsi"/>
          <w:b/>
        </w:rPr>
      </w:pPr>
    </w:p>
    <w:p w14:paraId="54796EF4" w14:textId="00A767E4" w:rsidR="00311B30" w:rsidRDefault="00311B30" w:rsidP="00311B30">
      <w:pPr>
        <w:spacing w:line="480" w:lineRule="auto"/>
        <w:rPr>
          <w:ins w:id="101" w:author="Andrew Nguyen" w:date="2016-02-11T18:21:00Z"/>
          <w:rFonts w:asciiTheme="majorHAnsi" w:hAnsiTheme="majorHAnsi"/>
          <w:i/>
        </w:rPr>
        <w:pPrChange w:id="102" w:author="Andrew Nguyen" w:date="2016-02-11T18:21:00Z">
          <w:pPr>
            <w:spacing w:line="480" w:lineRule="auto"/>
            <w:ind w:firstLine="720"/>
          </w:pPr>
        </w:pPrChange>
      </w:pPr>
      <w:ins w:id="103" w:author="Andrew Nguyen" w:date="2016-02-11T18:21:00Z">
        <w:r>
          <w:rPr>
            <w:rFonts w:asciiTheme="majorHAnsi" w:hAnsiTheme="majorHAnsi"/>
            <w:i/>
          </w:rPr>
          <w:t>Experimental warming sites and chambers</w:t>
        </w:r>
      </w:ins>
    </w:p>
    <w:p w14:paraId="2AA3B12A" w14:textId="379FA480" w:rsidR="00670D56" w:rsidRPr="00E03A54" w:rsidDel="00311B30" w:rsidRDefault="00670D56" w:rsidP="00670D56">
      <w:pPr>
        <w:spacing w:line="480" w:lineRule="auto"/>
        <w:rPr>
          <w:rFonts w:asciiTheme="majorHAnsi" w:hAnsiTheme="majorHAnsi"/>
          <w:i/>
        </w:rPr>
      </w:pPr>
      <w:moveFromRangeStart w:id="104" w:author="Andrew Nguyen" w:date="2016-02-11T18:21:00Z" w:name="move316834218"/>
      <w:moveFrom w:id="105" w:author="Andrew Nguyen" w:date="2016-02-11T18:21:00Z">
        <w:r w:rsidRPr="00E03A54" w:rsidDel="00311B30">
          <w:rPr>
            <w:rFonts w:asciiTheme="majorHAnsi" w:hAnsiTheme="majorHAnsi"/>
            <w:i/>
          </w:rPr>
          <w:t>Field Collections</w:t>
        </w:r>
      </w:moveFrom>
    </w:p>
    <w:moveFromRangeEnd w:id="104"/>
    <w:p w14:paraId="64D057DF" w14:textId="790D476E" w:rsidR="00670D56" w:rsidRPr="00E03A54" w:rsidRDefault="00670D56" w:rsidP="00670D56">
      <w:pPr>
        <w:spacing w:line="480" w:lineRule="auto"/>
        <w:ind w:firstLine="720"/>
        <w:rPr>
          <w:rFonts w:eastAsia="Times New Roman" w:cs="Times New Roman"/>
          <w:shd w:val="clear" w:color="auto" w:fill="FFFFFF"/>
        </w:rPr>
      </w:pPr>
      <w:r w:rsidRPr="00E03A54">
        <w:rPr>
          <w:rFonts w:eastAsia="Times New Roman" w:cs="Times New Roman"/>
          <w:shd w:val="clear" w:color="auto" w:fill="FFFFFF"/>
        </w:rPr>
        <w:t>We collected ants from two experimental warming sites, Duke Forest (DF), Durham, North Carolina and Harvard Forest (HF), Petersham, Massachusetts, where twelve experimental open-top warming chambers were established in 2010 (Pelini et al. 2011).</w:t>
      </w:r>
      <w:r w:rsidR="00AE33E7" w:rsidRPr="00E03A54">
        <w:rPr>
          <w:rFonts w:eastAsia="Times New Roman" w:cs="Times New Roman"/>
          <w:shd w:val="clear" w:color="auto" w:fill="FFFFFF"/>
        </w:rPr>
        <w:t xml:space="preserve"> Nine w</w:t>
      </w:r>
      <w:r w:rsidRPr="00E03A54">
        <w:rPr>
          <w:rFonts w:eastAsia="Times New Roman" w:cs="Times New Roman"/>
          <w:shd w:val="clear" w:color="auto" w:fill="FFFFFF"/>
        </w:rPr>
        <w:t xml:space="preserve">arming chambers increased ambient temperature by blowing warmed air </w:t>
      </w:r>
      <w:r w:rsidR="00B85FF0" w:rsidRPr="00E03A54">
        <w:rPr>
          <w:rFonts w:eastAsia="Times New Roman" w:cs="Times New Roman"/>
          <w:shd w:val="clear" w:color="auto" w:fill="FFFFFF"/>
        </w:rPr>
        <w:t>from 0.5</w:t>
      </w:r>
      <w:r w:rsidR="00B85FF0" w:rsidRPr="00E03A54">
        <w:rPr>
          <w:rFonts w:ascii="Cambria" w:eastAsia="Times New Roman" w:hAnsi="Cambria" w:cs="Times New Roman"/>
          <w:shd w:val="clear" w:color="auto" w:fill="FFFFFF"/>
        </w:rPr>
        <w:t>°</w:t>
      </w:r>
      <w:r w:rsidR="00B85FF0" w:rsidRPr="00E03A54">
        <w:rPr>
          <w:rFonts w:eastAsia="Times New Roman" w:cs="Times New Roman"/>
          <w:shd w:val="clear" w:color="auto" w:fill="FFFFFF"/>
        </w:rPr>
        <w:t>C, 1.5</w:t>
      </w:r>
      <w:r w:rsidR="00B85FF0" w:rsidRPr="00E03A54">
        <w:rPr>
          <w:rFonts w:ascii="Cambria" w:eastAsia="Times New Roman" w:hAnsi="Cambria" w:cs="Times New Roman"/>
          <w:shd w:val="clear" w:color="auto" w:fill="FFFFFF"/>
        </w:rPr>
        <w:t>°C, and</w:t>
      </w:r>
      <w:r w:rsidR="00B85FF0" w:rsidRPr="00E03A54">
        <w:rPr>
          <w:rFonts w:eastAsia="Times New Roman" w:cs="Times New Roman"/>
          <w:shd w:val="clear" w:color="auto" w:fill="FFFFFF"/>
        </w:rPr>
        <w:t xml:space="preserve"> 5.5</w:t>
      </w:r>
      <w:r w:rsidR="00B85FF0" w:rsidRPr="00E03A54">
        <w:rPr>
          <w:rFonts w:ascii="Cambria" w:eastAsia="Times New Roman" w:hAnsi="Cambria" w:cs="Times New Roman"/>
          <w:shd w:val="clear" w:color="auto" w:fill="FFFFFF"/>
        </w:rPr>
        <w:t>°C</w:t>
      </w:r>
      <w:r w:rsidR="00B85FF0" w:rsidRPr="00E03A54">
        <w:rPr>
          <w:rFonts w:eastAsia="Times New Roman" w:cs="Times New Roman"/>
          <w:shd w:val="clear" w:color="auto" w:fill="FFFFFF"/>
        </w:rPr>
        <w:t xml:space="preserve">, </w:t>
      </w:r>
      <w:r w:rsidR="00AE33E7" w:rsidRPr="00E03A54">
        <w:rPr>
          <w:rFonts w:eastAsia="Times New Roman" w:cs="Times New Roman"/>
          <w:shd w:val="clear" w:color="auto" w:fill="FFFFFF"/>
        </w:rPr>
        <w:t>directed towards the ground</w:t>
      </w:r>
      <w:r w:rsidRPr="00E03A54">
        <w:rPr>
          <w:rFonts w:eastAsia="Times New Roman" w:cs="Times New Roman"/>
          <w:shd w:val="clear" w:color="auto" w:fill="FFFFFF"/>
        </w:rPr>
        <w:t xml:space="preserve"> </w:t>
      </w:r>
      <w:del w:id="106" w:author="Andrew Nguyen" w:date="2016-02-11T18:20:00Z">
        <w:r w:rsidRPr="00E03A54" w:rsidDel="00311B30">
          <w:rPr>
            <w:rFonts w:eastAsia="Times New Roman" w:cs="Times New Roman"/>
            <w:shd w:val="clear" w:color="auto" w:fill="FFFFFF"/>
          </w:rPr>
          <w:delText>(</w:delText>
        </w:r>
      </w:del>
      <w:ins w:id="107" w:author="Andrew Nguyen" w:date="2016-02-11T18:20:00Z">
        <w:r w:rsidR="00311B30">
          <w:rPr>
            <w:rFonts w:eastAsia="Times New Roman" w:cs="Times New Roman"/>
            <w:shd w:val="clear" w:color="auto" w:fill="FFFFFF"/>
          </w:rPr>
          <w:t xml:space="preserve">with </w:t>
        </w:r>
      </w:ins>
      <w:r w:rsidR="00B85FF0" w:rsidRPr="00E03A54">
        <w:rPr>
          <w:rFonts w:eastAsia="Times New Roman" w:cs="Times New Roman"/>
          <w:shd w:val="clear" w:color="auto" w:fill="FFFFFF"/>
        </w:rPr>
        <w:t xml:space="preserve">three chambers at each </w:t>
      </w:r>
      <w:r w:rsidR="00AE33E7" w:rsidRPr="00E03A54">
        <w:rPr>
          <w:rFonts w:eastAsia="Times New Roman" w:cs="Times New Roman"/>
          <w:shd w:val="clear" w:color="auto" w:fill="FFFFFF"/>
        </w:rPr>
        <w:t xml:space="preserve">temperature </w:t>
      </w:r>
      <w:r w:rsidR="00B85FF0" w:rsidRPr="00E03A54">
        <w:rPr>
          <w:rFonts w:eastAsia="Times New Roman" w:cs="Times New Roman"/>
          <w:shd w:val="clear" w:color="auto" w:fill="FFFFFF"/>
        </w:rPr>
        <w:t>setting</w:t>
      </w:r>
      <w:del w:id="108" w:author="Andrew Nguyen" w:date="2016-02-11T18:20:00Z">
        <w:r w:rsidR="00B85FF0" w:rsidRPr="00E03A54" w:rsidDel="00311B30">
          <w:rPr>
            <w:rFonts w:eastAsia="Times New Roman" w:cs="Times New Roman"/>
            <w:shd w:val="clear" w:color="auto" w:fill="FFFFFF"/>
          </w:rPr>
          <w:delText>)</w:delText>
        </w:r>
      </w:del>
      <w:r w:rsidR="00B85FF0" w:rsidRPr="00E03A54">
        <w:rPr>
          <w:rFonts w:eastAsia="Times New Roman" w:cs="Times New Roman"/>
          <w:shd w:val="clear" w:color="auto" w:fill="FFFFFF"/>
        </w:rPr>
        <w:t>. T</w:t>
      </w:r>
      <w:r w:rsidRPr="00E03A54">
        <w:rPr>
          <w:rFonts w:eastAsia="Times New Roman" w:cs="Times New Roman"/>
          <w:shd w:val="clear" w:color="auto" w:fill="FFFFFF"/>
        </w:rPr>
        <w:t>hree control chambers</w:t>
      </w:r>
      <w:r w:rsidR="00B85FF0" w:rsidRPr="00E03A54">
        <w:rPr>
          <w:rFonts w:eastAsia="Times New Roman" w:cs="Times New Roman"/>
          <w:shd w:val="clear" w:color="auto" w:fill="FFFFFF"/>
        </w:rPr>
        <w:t xml:space="preserve"> blew ambient air into the plot</w:t>
      </w:r>
      <w:r w:rsidRPr="00E03A54">
        <w:rPr>
          <w:rFonts w:eastAsia="Times New Roman" w:cs="Times New Roman"/>
          <w:shd w:val="clear" w:color="auto" w:fill="FFFFFF"/>
        </w:rPr>
        <w:t xml:space="preserve"> and three chamberless control plots were established (see </w:t>
      </w:r>
      <w:r w:rsidRPr="00E03A54">
        <w:rPr>
          <w:rFonts w:eastAsia="Times New Roman" w:cs="Times New Roman"/>
          <w:i/>
          <w:iCs/>
          <w:shd w:val="clear" w:color="auto" w:fill="FFFFFF"/>
        </w:rPr>
        <w:t xml:space="preserve">Pelini et al., 2011 </w:t>
      </w:r>
      <w:r w:rsidRPr="00E03A54">
        <w:rPr>
          <w:rFonts w:eastAsia="Times New Roman" w:cs="Times New Roman"/>
          <w:shd w:val="clear" w:color="auto" w:fill="FFFFFF"/>
        </w:rPr>
        <w:t>for a detailed description of the chambers).</w:t>
      </w:r>
    </w:p>
    <w:p w14:paraId="2D78C8CB" w14:textId="77777777" w:rsidR="00311B30" w:rsidRPr="00E03A54" w:rsidRDefault="00311B30" w:rsidP="00311B30">
      <w:pPr>
        <w:spacing w:line="480" w:lineRule="auto"/>
        <w:rPr>
          <w:rFonts w:asciiTheme="majorHAnsi" w:hAnsiTheme="majorHAnsi"/>
          <w:i/>
        </w:rPr>
      </w:pPr>
      <w:moveToRangeStart w:id="109" w:author="Andrew Nguyen" w:date="2016-02-11T18:21:00Z" w:name="move316834218"/>
      <w:moveTo w:id="110" w:author="Andrew Nguyen" w:date="2016-02-11T18:21:00Z">
        <w:r w:rsidRPr="00E03A54">
          <w:rPr>
            <w:rFonts w:asciiTheme="majorHAnsi" w:hAnsiTheme="majorHAnsi"/>
            <w:i/>
          </w:rPr>
          <w:t>Field Collections</w:t>
        </w:r>
      </w:moveTo>
    </w:p>
    <w:moveToRangeEnd w:id="109"/>
    <w:p w14:paraId="27C7E805" w14:textId="0FA10596" w:rsidR="00670D56" w:rsidRPr="00E03A54" w:rsidRDefault="00AE33E7" w:rsidP="00670D56">
      <w:pPr>
        <w:spacing w:line="480" w:lineRule="auto"/>
        <w:ind w:firstLine="720"/>
        <w:rPr>
          <w:rFonts w:eastAsia="Times New Roman" w:cs="Times New Roman"/>
          <w:shd w:val="clear" w:color="auto" w:fill="FFFFFF"/>
        </w:rPr>
      </w:pPr>
      <w:r w:rsidRPr="00E03A54">
        <w:rPr>
          <w:rFonts w:eastAsia="Times New Roman" w:cs="Times New Roman"/>
          <w:shd w:val="clear" w:color="auto" w:fill="FFFFFF"/>
        </w:rPr>
        <w:t>S</w:t>
      </w:r>
      <w:r w:rsidR="00670D56" w:rsidRPr="00E03A54">
        <w:rPr>
          <w:rFonts w:eastAsia="Times New Roman" w:cs="Times New Roman"/>
          <w:shd w:val="clear" w:color="auto" w:fill="FFFFFF"/>
        </w:rPr>
        <w:t>amples were chosen on a relatively “ho</w:t>
      </w:r>
      <w:r w:rsidRPr="00E03A54">
        <w:rPr>
          <w:rFonts w:eastAsia="Times New Roman" w:cs="Times New Roman"/>
          <w:shd w:val="clear" w:color="auto" w:fill="FFFFFF"/>
        </w:rPr>
        <w:t>t” and “cool” day in the summer</w:t>
      </w:r>
      <w:r w:rsidR="00670D56" w:rsidRPr="00E03A54">
        <w:rPr>
          <w:rFonts w:eastAsia="Times New Roman" w:cs="Times New Roman"/>
          <w:shd w:val="clear" w:color="auto" w:fill="FFFFFF"/>
        </w:rPr>
        <w:t xml:space="preserve"> of 2013 at H</w:t>
      </w:r>
      <w:r w:rsidRPr="00E03A54">
        <w:rPr>
          <w:rFonts w:eastAsia="Times New Roman" w:cs="Times New Roman"/>
          <w:shd w:val="clear" w:color="auto" w:fill="FFFFFF"/>
        </w:rPr>
        <w:t xml:space="preserve">F and both 2013 and 2014 at DF in order to capture as wide a temperature range as possible </w:t>
      </w:r>
      <w:r w:rsidR="00670D56" w:rsidRPr="00E03A54">
        <w:rPr>
          <w:rFonts w:eastAsia="Times New Roman" w:cs="Times New Roman"/>
          <w:shd w:val="clear" w:color="auto" w:fill="FFFFFF"/>
        </w:rPr>
        <w:t>(See Table 1 for sampling dates).</w:t>
      </w:r>
      <w:r w:rsidRPr="00E03A54">
        <w:rPr>
          <w:rFonts w:eastAsia="Times New Roman" w:cs="Times New Roman"/>
          <w:shd w:val="clear" w:color="auto" w:fill="FFFFFF"/>
        </w:rPr>
        <w:t xml:space="preserve"> Eight artificial next boxes arrayed in pairs in each cardinal direction were placed approximately one meter apart in each chamber. Bait card</w:t>
      </w:r>
      <w:r w:rsidR="005F5A6B" w:rsidRPr="00E03A54">
        <w:rPr>
          <w:rFonts w:eastAsia="Times New Roman" w:cs="Times New Roman"/>
          <w:shd w:val="clear" w:color="auto" w:fill="FFFFFF"/>
        </w:rPr>
        <w:t>s holding crumbled pecan sandwiches</w:t>
      </w:r>
      <w:r w:rsidRPr="00E03A54">
        <w:rPr>
          <w:rFonts w:eastAsia="Times New Roman" w:cs="Times New Roman"/>
          <w:shd w:val="clear" w:color="auto" w:fill="FFFFFF"/>
        </w:rPr>
        <w:t xml:space="preserve"> (cite?)</w:t>
      </w:r>
      <w:r w:rsidR="00670D56" w:rsidRPr="00E03A54">
        <w:rPr>
          <w:rFonts w:eastAsia="Times New Roman" w:cs="Times New Roman"/>
          <w:shd w:val="clear" w:color="auto" w:fill="FFFFFF"/>
        </w:rPr>
        <w:t xml:space="preserve"> </w:t>
      </w:r>
      <w:r w:rsidRPr="00E03A54">
        <w:rPr>
          <w:rFonts w:eastAsia="Times New Roman" w:cs="Times New Roman"/>
          <w:shd w:val="clear" w:color="auto" w:fill="FFFFFF"/>
        </w:rPr>
        <w:t xml:space="preserve">were placed between each set of nest boxes to sample </w:t>
      </w:r>
      <w:r w:rsidR="005F5A6B" w:rsidRPr="00E03A54">
        <w:rPr>
          <w:rFonts w:eastAsia="Times New Roman" w:cs="Times New Roman"/>
          <w:shd w:val="clear" w:color="auto" w:fill="FFFFFF"/>
        </w:rPr>
        <w:t>foraging workers outside the nest box begin exposed to the warmed ground temperature.</w:t>
      </w:r>
      <w:r w:rsidR="00670D56" w:rsidRPr="00E03A54">
        <w:rPr>
          <w:rFonts w:eastAsia="Times New Roman" w:cs="Times New Roman"/>
          <w:shd w:val="clear" w:color="auto" w:fill="FFFFFF"/>
        </w:rPr>
        <w:t xml:space="preserve"> </w:t>
      </w:r>
      <w:r w:rsidR="005F5A6B" w:rsidRPr="00E03A54">
        <w:rPr>
          <w:rFonts w:eastAsia="Times New Roman" w:cs="Times New Roman"/>
          <w:shd w:val="clear" w:color="auto" w:fill="FFFFFF"/>
        </w:rPr>
        <w:t xml:space="preserve">Three </w:t>
      </w:r>
      <w:r w:rsidR="00670D56" w:rsidRPr="00E03A54">
        <w:rPr>
          <w:rFonts w:eastAsia="Times New Roman" w:cs="Times New Roman"/>
          <w:shd w:val="clear" w:color="auto" w:fill="FFFFFF"/>
        </w:rPr>
        <w:t>random</w:t>
      </w:r>
      <w:r w:rsidR="005F5A6B" w:rsidRPr="00E03A54">
        <w:rPr>
          <w:rFonts w:eastAsia="Times New Roman" w:cs="Times New Roman"/>
          <w:shd w:val="clear" w:color="auto" w:fill="FFFFFF"/>
        </w:rPr>
        <w:t xml:space="preserve"> foragers</w:t>
      </w:r>
      <w:r w:rsidR="00670D56" w:rsidRPr="00E03A54">
        <w:rPr>
          <w:rFonts w:eastAsia="Times New Roman" w:cs="Times New Roman"/>
          <w:shd w:val="clear" w:color="auto" w:fill="FFFFFF"/>
        </w:rPr>
        <w:t xml:space="preserve"> from each bait station </w:t>
      </w:r>
      <w:r w:rsidR="005F5A6B" w:rsidRPr="00E03A54">
        <w:rPr>
          <w:rFonts w:eastAsia="Times New Roman" w:cs="Times New Roman"/>
          <w:shd w:val="clear" w:color="auto" w:fill="FFFFFF"/>
        </w:rPr>
        <w:t xml:space="preserve">were selected at random and grouped together </w:t>
      </w:r>
      <w:r w:rsidR="00670D56" w:rsidRPr="00E03A54">
        <w:rPr>
          <w:rFonts w:eastAsia="Times New Roman" w:cs="Times New Roman"/>
          <w:shd w:val="clear" w:color="auto" w:fill="FFFFFF"/>
        </w:rPr>
        <w:t>to be immediately flash frozen in liquid nitrogen. Three replicate samples were collected from each chamber. To quantify temperatures the ants were experiencing at the time of collection, four ground temperature measurements were made for each bait collection with an infrared thermometer</w:t>
      </w:r>
      <w:ins w:id="111" w:author="Andrew Nguyen" w:date="2016-02-11T18:22:00Z">
        <w:r w:rsidR="00311B30">
          <w:rPr>
            <w:rFonts w:eastAsia="Times New Roman" w:cs="Times New Roman"/>
            <w:shd w:val="clear" w:color="auto" w:fill="FFFFFF"/>
          </w:rPr>
          <w:t xml:space="preserve"> (company,country)</w:t>
        </w:r>
      </w:ins>
      <w:r w:rsidR="00670D56" w:rsidRPr="00E03A54">
        <w:rPr>
          <w:rFonts w:eastAsia="Times New Roman" w:cs="Times New Roman"/>
          <w:shd w:val="clear" w:color="auto" w:fill="FFFFFF"/>
        </w:rPr>
        <w:t>. Samples were stored at -80</w:t>
      </w:r>
      <w:r w:rsidR="00670D56" w:rsidRPr="00E03A54">
        <w:rPr>
          <w:rFonts w:ascii="Cambria" w:eastAsia="Times New Roman" w:hAnsi="Cambria" w:cs="Times New Roman"/>
          <w:shd w:val="clear" w:color="auto" w:fill="FFFFFF"/>
        </w:rPr>
        <w:t>°</w:t>
      </w:r>
      <w:r w:rsidR="00670D56" w:rsidRPr="00E03A54">
        <w:rPr>
          <w:rFonts w:eastAsia="Times New Roman" w:cs="Times New Roman"/>
          <w:shd w:val="clear" w:color="auto" w:fill="FFFFFF"/>
        </w:rPr>
        <w:t xml:space="preserve"> C until H</w:t>
      </w:r>
      <w:ins w:id="112" w:author="Andrew Nguyen" w:date="2016-02-11T18:22:00Z">
        <w:r w:rsidR="00311B30">
          <w:rPr>
            <w:rFonts w:eastAsia="Times New Roman" w:cs="Times New Roman"/>
            <w:shd w:val="clear" w:color="auto" w:fill="FFFFFF"/>
          </w:rPr>
          <w:t>sp mRNA</w:t>
        </w:r>
      </w:ins>
      <w:del w:id="113" w:author="Andrew Nguyen" w:date="2016-02-11T18:22:00Z">
        <w:r w:rsidR="00670D56" w:rsidRPr="00E03A54" w:rsidDel="00311B30">
          <w:rPr>
            <w:rFonts w:eastAsia="Times New Roman" w:cs="Times New Roman"/>
            <w:shd w:val="clear" w:color="auto" w:fill="FFFFFF"/>
          </w:rPr>
          <w:delText>SP</w:delText>
        </w:r>
      </w:del>
      <w:r w:rsidR="00670D56" w:rsidRPr="00E03A54">
        <w:rPr>
          <w:rFonts w:eastAsia="Times New Roman" w:cs="Times New Roman"/>
          <w:shd w:val="clear" w:color="auto" w:fill="FFFFFF"/>
        </w:rPr>
        <w:t xml:space="preserve"> quantification. </w:t>
      </w:r>
    </w:p>
    <w:p w14:paraId="3B1CD1C5" w14:textId="5B8DE5BF" w:rsidR="00670D56" w:rsidRPr="00E03A54" w:rsidRDefault="005F5A6B" w:rsidP="00670D56">
      <w:pPr>
        <w:spacing w:line="480" w:lineRule="auto"/>
        <w:jc w:val="both"/>
        <w:rPr>
          <w:rFonts w:asciiTheme="majorHAnsi" w:eastAsia="Times New Roman" w:hAnsiTheme="majorHAnsi" w:cs="Times New Roman"/>
          <w:i/>
          <w:shd w:val="clear" w:color="auto" w:fill="FFFFFF"/>
        </w:rPr>
      </w:pPr>
      <w:r w:rsidRPr="00E03A54">
        <w:rPr>
          <w:rFonts w:asciiTheme="majorHAnsi" w:eastAsia="Times New Roman" w:hAnsiTheme="majorHAnsi" w:cs="Times New Roman"/>
          <w:i/>
          <w:shd w:val="clear" w:color="auto" w:fill="FFFFFF"/>
        </w:rPr>
        <w:t>Quantifying Hsp Gene Expression</w:t>
      </w:r>
    </w:p>
    <w:p w14:paraId="5BA8571E" w14:textId="67EDA180" w:rsidR="00670D56" w:rsidRPr="00E03A54" w:rsidRDefault="00670D56" w:rsidP="00670D56">
      <w:pPr>
        <w:spacing w:line="480" w:lineRule="auto"/>
        <w:ind w:firstLine="720"/>
        <w:rPr>
          <w:rFonts w:eastAsia="Times New Roman" w:cs="Times New Roman"/>
          <w:shd w:val="clear" w:color="auto" w:fill="FFFFFF"/>
        </w:rPr>
      </w:pPr>
      <w:r w:rsidRPr="00E03A54">
        <w:rPr>
          <w:rFonts w:eastAsia="Times New Roman" w:cs="Times New Roman"/>
          <w:shd w:val="clear" w:color="auto" w:fill="FFFFFF"/>
        </w:rPr>
        <w:t xml:space="preserve">We quantified </w:t>
      </w:r>
      <w:r w:rsidRPr="00E03A54">
        <w:rPr>
          <w:rFonts w:eastAsia="Times New Roman" w:cs="Times New Roman"/>
          <w:i/>
          <w:shd w:val="clear" w:color="auto" w:fill="FFFFFF"/>
        </w:rPr>
        <w:t>hsp40</w:t>
      </w:r>
      <w:r w:rsidRPr="00E03A54">
        <w:rPr>
          <w:rFonts w:eastAsia="Times New Roman" w:cs="Times New Roman"/>
          <w:shd w:val="clear" w:color="auto" w:fill="FFFFFF"/>
        </w:rPr>
        <w:t xml:space="preserve">, </w:t>
      </w:r>
      <w:r w:rsidRPr="00E03A54">
        <w:rPr>
          <w:rFonts w:eastAsia="Times New Roman" w:cs="Times New Roman"/>
          <w:i/>
          <w:shd w:val="clear" w:color="auto" w:fill="FFFFFF"/>
        </w:rPr>
        <w:t>hsp70</w:t>
      </w:r>
      <w:r w:rsidRPr="00E03A54">
        <w:rPr>
          <w:rFonts w:eastAsia="Times New Roman" w:cs="Times New Roman"/>
          <w:shd w:val="clear" w:color="auto" w:fill="FFFFFF"/>
        </w:rPr>
        <w:t xml:space="preserve">, and </w:t>
      </w:r>
      <w:r w:rsidRPr="00E03A54">
        <w:rPr>
          <w:rFonts w:eastAsia="Times New Roman" w:cs="Times New Roman"/>
          <w:i/>
          <w:shd w:val="clear" w:color="auto" w:fill="FFFFFF"/>
        </w:rPr>
        <w:t>hsp83</w:t>
      </w:r>
      <w:r w:rsidRPr="00E03A54">
        <w:rPr>
          <w:rFonts w:eastAsia="Times New Roman" w:cs="Times New Roman"/>
          <w:shd w:val="clear" w:color="auto" w:fill="FFFFFF"/>
        </w:rPr>
        <w:t xml:space="preserve"> gene expression fold change</w:t>
      </w:r>
      <w:r w:rsidR="005F5A6B" w:rsidRPr="00E03A54">
        <w:rPr>
          <w:rFonts w:eastAsia="Times New Roman" w:cs="Times New Roman"/>
          <w:shd w:val="clear" w:color="auto" w:fill="FFFFFF"/>
        </w:rPr>
        <w:t xml:space="preserve"> relative to the stable housekeeping gene, 18s </w:t>
      </w:r>
      <w:r w:rsidR="005F5A6B" w:rsidRPr="00E03A54">
        <w:rPr>
          <w:rFonts w:eastAsia="Times New Roman" w:cs="Times New Roman"/>
          <w:i/>
          <w:shd w:val="clear" w:color="auto" w:fill="FFFFFF"/>
        </w:rPr>
        <w:t>rRNA,</w:t>
      </w:r>
      <w:r w:rsidRPr="00E03A54">
        <w:rPr>
          <w:rFonts w:eastAsia="Times New Roman" w:cs="Times New Roman"/>
          <w:shd w:val="clear" w:color="auto" w:fill="FFFFFF"/>
        </w:rPr>
        <w:t xml:space="preserve"> from </w:t>
      </w:r>
      <w:r w:rsidRPr="00E03A54">
        <w:rPr>
          <w:rFonts w:eastAsia="Times New Roman" w:cs="Times New Roman"/>
          <w:i/>
          <w:shd w:val="clear" w:color="auto" w:fill="FFFFFF"/>
        </w:rPr>
        <w:t>Aphaenogaster</w:t>
      </w:r>
      <w:r w:rsidRPr="00E03A54">
        <w:rPr>
          <w:rFonts w:eastAsia="Times New Roman" w:cs="Times New Roman"/>
          <w:shd w:val="clear" w:color="auto" w:fill="FFFFFF"/>
        </w:rPr>
        <w:t xml:space="preserve"> samples collected at the southern (DF) and northern (HF) warming chamber sites (See Table 2 for genes tested and primers used). Total mRNA from each sample was extracted and purified using the RNeazy micro kit (</w:t>
      </w:r>
      <w:r w:rsidRPr="00E03A54">
        <w:rPr>
          <w:rFonts w:ascii="Times New Roman" w:hAnsi="Times New Roman" w:cs="Times New Roman"/>
        </w:rPr>
        <w:t>QIAGEN, USA</w:t>
      </w:r>
      <w:r w:rsidRPr="00E03A54">
        <w:rPr>
          <w:rFonts w:eastAsia="Times New Roman" w:cs="Times New Roman"/>
          <w:shd w:val="clear" w:color="auto" w:fill="FFFFFF"/>
        </w:rPr>
        <w:t xml:space="preserve">). </w:t>
      </w:r>
      <w:r w:rsidR="006820B7" w:rsidRPr="00E03A54">
        <w:rPr>
          <w:rFonts w:eastAsia="Times New Roman" w:cs="Times New Roman"/>
          <w:shd w:val="clear" w:color="auto" w:fill="FFFFFF"/>
        </w:rPr>
        <w:t>Each sample containing three f</w:t>
      </w:r>
      <w:r w:rsidRPr="00E03A54">
        <w:rPr>
          <w:rFonts w:eastAsia="Times New Roman" w:cs="Times New Roman"/>
          <w:shd w:val="clear" w:color="auto" w:fill="FFFFFF"/>
        </w:rPr>
        <w:t>rozen ants w</w:t>
      </w:r>
      <w:r w:rsidR="006820B7" w:rsidRPr="00E03A54">
        <w:rPr>
          <w:rFonts w:eastAsia="Times New Roman" w:cs="Times New Roman"/>
          <w:shd w:val="clear" w:color="auto" w:fill="FFFFFF"/>
        </w:rPr>
        <w:t>as</w:t>
      </w:r>
      <w:r w:rsidRPr="00E03A54">
        <w:rPr>
          <w:rFonts w:eastAsia="Times New Roman" w:cs="Times New Roman"/>
          <w:shd w:val="clear" w:color="auto" w:fill="FFFFFF"/>
        </w:rPr>
        <w:t xml:space="preserve"> homogenized in a Bullet blender (</w:t>
      </w:r>
      <w:r w:rsidRPr="00E03A54">
        <w:rPr>
          <w:rFonts w:cs="Times New Roman"/>
        </w:rPr>
        <w:t>Next Advance Inc., USA)</w:t>
      </w:r>
      <w:r w:rsidRPr="00E03A54">
        <w:rPr>
          <w:rFonts w:eastAsia="Times New Roman" w:cs="Times New Roman"/>
          <w:shd w:val="clear" w:color="auto" w:fill="FFFFFF"/>
        </w:rPr>
        <w:t xml:space="preserve"> for two minutes at top speed (10) in </w:t>
      </w:r>
      <w:r w:rsidRPr="00E03A54">
        <w:rPr>
          <w:rFonts w:cs="Times New Roman"/>
        </w:rPr>
        <w:t xml:space="preserve">1.4mm zirconium silicate grinding beads (Quackenbush Co., Inc., USA) and 350 uL of RLT buffer (QIAGEN, </w:t>
      </w:r>
      <w:commentRangeStart w:id="114"/>
      <w:r w:rsidRPr="00E03A54">
        <w:rPr>
          <w:rFonts w:cs="Times New Roman"/>
        </w:rPr>
        <w:t>USA</w:t>
      </w:r>
      <w:commentRangeEnd w:id="114"/>
      <w:r w:rsidR="00311B30">
        <w:rPr>
          <w:rStyle w:val="CommentReference"/>
        </w:rPr>
        <w:commentReference w:id="114"/>
      </w:r>
      <w:r w:rsidRPr="00E03A54">
        <w:rPr>
          <w:rFonts w:cs="Times New Roman"/>
        </w:rPr>
        <w:t>).</w:t>
      </w:r>
      <w:r w:rsidRPr="00E03A54">
        <w:rPr>
          <w:rFonts w:ascii="Times New Roman" w:hAnsi="Times New Roman" w:cs="Times New Roman"/>
        </w:rPr>
        <w:t xml:space="preserve"> </w:t>
      </w:r>
      <w:r w:rsidRPr="00E03A54">
        <w:rPr>
          <w:rFonts w:cs="Times New Roman"/>
        </w:rPr>
        <w:t>RNA samples were treated</w:t>
      </w:r>
      <w:r w:rsidR="006820B7" w:rsidRPr="00E03A54">
        <w:rPr>
          <w:rFonts w:cs="Times New Roman"/>
        </w:rPr>
        <w:t xml:space="preserve"> </w:t>
      </w:r>
      <w:r w:rsidRPr="00E03A54">
        <w:rPr>
          <w:rFonts w:cs="Times New Roman"/>
        </w:rPr>
        <w:t xml:space="preserve">with DNAse I (QIAGEN, USA) to remove DNA contamination and purified following the manufacturer’s instructions. </w:t>
      </w:r>
      <w:r w:rsidRPr="00E03A54">
        <w:rPr>
          <w:rFonts w:eastAsia="Times New Roman" w:cs="Times New Roman"/>
          <w:shd w:val="clear" w:color="auto" w:fill="FFFFFF"/>
        </w:rPr>
        <w:t xml:space="preserve">RNA concentration was verified using Qubit Fluorometric Quantitation (Invitrogen, USA) and RNA integrity was tested using a NanoDrop Bioanalyzer (ThermoScientific, USA) </w:t>
      </w:r>
      <w:ins w:id="115" w:author="Andrew Nguyen" w:date="2016-02-11T18:23:00Z">
        <w:r w:rsidR="00311B30">
          <w:rPr>
            <w:rFonts w:eastAsia="Times New Roman" w:cs="Times New Roman"/>
            <w:shd w:val="clear" w:color="auto" w:fill="FFFFFF"/>
          </w:rPr>
          <w:t xml:space="preserve">. </w:t>
        </w:r>
      </w:ins>
      <w:del w:id="116" w:author="Andrew Nguyen" w:date="2016-02-11T18:23:00Z">
        <w:r w:rsidRPr="00E03A54" w:rsidDel="00311B30">
          <w:rPr>
            <w:rFonts w:eastAsia="Times New Roman" w:cs="Times New Roman"/>
            <w:shd w:val="clear" w:color="auto" w:fill="FFFFFF"/>
          </w:rPr>
          <w:delText xml:space="preserve">(currently gathering all RIN values). </w:delText>
        </w:r>
      </w:del>
      <w:r w:rsidRPr="00E03A54">
        <w:rPr>
          <w:rFonts w:eastAsia="Times New Roman" w:cs="Times New Roman"/>
          <w:shd w:val="clear" w:color="auto" w:fill="FFFFFF"/>
        </w:rPr>
        <w:t xml:space="preserve">Samples were converted to </w:t>
      </w:r>
      <w:del w:id="117" w:author="Andrew Nguyen" w:date="2016-02-11T18:23:00Z">
        <w:r w:rsidRPr="00E03A54" w:rsidDel="00311B30">
          <w:rPr>
            <w:rFonts w:eastAsia="Times New Roman" w:cs="Times New Roman"/>
            <w:shd w:val="clear" w:color="auto" w:fill="FFFFFF"/>
          </w:rPr>
          <w:delText xml:space="preserve">50ng of </w:delText>
        </w:r>
      </w:del>
      <w:r w:rsidRPr="00E03A54">
        <w:rPr>
          <w:rFonts w:eastAsia="Times New Roman" w:cs="Times New Roman"/>
          <w:shd w:val="clear" w:color="auto" w:fill="FFFFFF"/>
        </w:rPr>
        <w:t>cDNA with the High-Capacity cDNA Reverse Transcription Kit (Applied Biosystems</w:t>
      </w:r>
      <w:r w:rsidRPr="00E03A54">
        <w:rPr>
          <w:rFonts w:eastAsia="Times New Roman" w:cs="Times New Roman"/>
          <w:shd w:val="clear" w:color="auto" w:fill="FFFFFF"/>
          <w:vertAlign w:val="superscript"/>
        </w:rPr>
        <w:t>TM</w:t>
      </w:r>
      <w:r w:rsidRPr="00E03A54">
        <w:rPr>
          <w:rFonts w:eastAsia="Times New Roman" w:cs="Times New Roman"/>
          <w:shd w:val="clear" w:color="auto" w:fill="FFFFFF"/>
        </w:rPr>
        <w:t xml:space="preserve">).  Abundance of each Hsp gene and the housekeeping gene </w:t>
      </w:r>
      <w:r w:rsidRPr="00E03A54">
        <w:rPr>
          <w:rFonts w:eastAsia="Times New Roman" w:cs="Times New Roman"/>
          <w:i/>
          <w:shd w:val="clear" w:color="auto" w:fill="FFFFFF"/>
        </w:rPr>
        <w:t>18S</w:t>
      </w:r>
      <w:r w:rsidRPr="00E03A54">
        <w:rPr>
          <w:rFonts w:eastAsia="Times New Roman" w:cs="Times New Roman"/>
          <w:shd w:val="clear" w:color="auto" w:fill="FFFFFF"/>
        </w:rPr>
        <w:t xml:space="preserve"> was quantified with quantitative polymerase chain reaction (qPCR) using the ABI StepOnePlus Real-Time PCR system. Reactions took place in 10 uL volume with 1ng of cDNA, 250 nM total primer, and 5 μL</w:t>
      </w:r>
      <w:r w:rsidRPr="00E03A54" w:rsidDel="000D5A8C">
        <w:rPr>
          <w:rFonts w:eastAsia="Times New Roman" w:cs="Times New Roman"/>
          <w:shd w:val="clear" w:color="auto" w:fill="FFFFFF"/>
        </w:rPr>
        <w:t xml:space="preserve"> </w:t>
      </w:r>
      <w:r w:rsidRPr="00E03A54">
        <w:rPr>
          <w:rFonts w:eastAsia="Times New Roman" w:cs="Times New Roman"/>
          <w:shd w:val="clear" w:color="auto" w:fill="FFFFFF"/>
        </w:rPr>
        <w:t>of Power SYBR® Green Master Mix (Life Technologies, USA). Cycling conditions began at an initial 95</w:t>
      </w:r>
      <w:r w:rsidRPr="00E03A54">
        <w:rPr>
          <w:rFonts w:eastAsia="Times New Roman" w:cs="Times New Roman"/>
          <w:b/>
          <w:shd w:val="clear" w:color="auto" w:fill="FFFFFF"/>
        </w:rPr>
        <w:t>°</w:t>
      </w:r>
      <w:r w:rsidRPr="00E03A54">
        <w:rPr>
          <w:rFonts w:eastAsia="Times New Roman" w:cs="Times New Roman"/>
          <w:shd w:val="clear" w:color="auto" w:fill="FFFFFF"/>
        </w:rPr>
        <w:t>C incubation for 2 min followed by 40 cycles of 95</w:t>
      </w:r>
      <w:r w:rsidRPr="00E03A54">
        <w:rPr>
          <w:rFonts w:eastAsia="Times New Roman" w:cs="Times New Roman"/>
          <w:b/>
          <w:shd w:val="clear" w:color="auto" w:fill="FFFFFF"/>
        </w:rPr>
        <w:t>°</w:t>
      </w:r>
      <w:r w:rsidRPr="00E03A54">
        <w:rPr>
          <w:rFonts w:eastAsia="Times New Roman" w:cs="Times New Roman"/>
          <w:shd w:val="clear" w:color="auto" w:fill="FFFFFF"/>
        </w:rPr>
        <w:t>C for 15 seconds, with 60</w:t>
      </w:r>
      <w:r w:rsidRPr="00E03A54">
        <w:rPr>
          <w:rFonts w:eastAsia="Times New Roman" w:cs="Times New Roman"/>
          <w:b/>
          <w:shd w:val="clear" w:color="auto" w:fill="FFFFFF"/>
        </w:rPr>
        <w:t>°</w:t>
      </w:r>
      <w:r w:rsidRPr="00E03A54">
        <w:rPr>
          <w:rFonts w:eastAsia="Times New Roman" w:cs="Times New Roman"/>
          <w:shd w:val="clear" w:color="auto" w:fill="FFFFFF"/>
        </w:rPr>
        <w:t>C annealing and extension for 60 seconds followed by 60 seconds at 70</w:t>
      </w:r>
      <w:r w:rsidRPr="00E03A54">
        <w:rPr>
          <w:rFonts w:ascii="Cambria" w:eastAsia="Times New Roman" w:hAnsi="Cambria" w:cs="Times New Roman"/>
          <w:shd w:val="clear" w:color="auto" w:fill="FFFFFF"/>
        </w:rPr>
        <w:t>°</w:t>
      </w:r>
      <w:r w:rsidRPr="00E03A54">
        <w:rPr>
          <w:rFonts w:eastAsia="Times New Roman" w:cs="Times New Roman"/>
          <w:shd w:val="clear" w:color="auto" w:fill="FFFFFF"/>
        </w:rPr>
        <w:t xml:space="preserve">C to obtain </w:t>
      </w:r>
      <w:commentRangeStart w:id="118"/>
      <w:r w:rsidRPr="00E03A54">
        <w:rPr>
          <w:rFonts w:eastAsia="Times New Roman" w:cs="Times New Roman"/>
          <w:shd w:val="clear" w:color="auto" w:fill="FFFFFF"/>
        </w:rPr>
        <w:t>the Sybr Green florescence reading</w:t>
      </w:r>
      <w:commentRangeEnd w:id="118"/>
      <w:r w:rsidR="00311B30">
        <w:rPr>
          <w:rStyle w:val="CommentReference"/>
        </w:rPr>
        <w:commentReference w:id="118"/>
      </w:r>
      <w:r w:rsidRPr="00E03A54">
        <w:rPr>
          <w:rFonts w:eastAsia="Times New Roman" w:cs="Times New Roman"/>
          <w:shd w:val="clear" w:color="auto" w:fill="FFFFFF"/>
        </w:rPr>
        <w:t xml:space="preserve">. Melt curve analyses following amplification validated the presence of a single amplicon and samples displaying nonspecific amplicons were </w:t>
      </w:r>
      <w:ins w:id="119" w:author="Andrew Nguyen" w:date="2016-02-11T18:24:00Z">
        <w:r w:rsidR="00311B30">
          <w:rPr>
            <w:rFonts w:eastAsia="Times New Roman" w:cs="Times New Roman"/>
            <w:shd w:val="clear" w:color="auto" w:fill="FFFFFF"/>
          </w:rPr>
          <w:t xml:space="preserve">manually checked and </w:t>
        </w:r>
      </w:ins>
      <w:r w:rsidRPr="00E03A54">
        <w:rPr>
          <w:rFonts w:eastAsia="Times New Roman" w:cs="Times New Roman"/>
          <w:shd w:val="clear" w:color="auto" w:fill="FFFFFF"/>
        </w:rPr>
        <w:t xml:space="preserve">removed. </w:t>
      </w:r>
      <w:r w:rsidR="005215A6" w:rsidRPr="00E03A54">
        <w:rPr>
          <w:rFonts w:eastAsia="Times New Roman" w:cs="Times New Roman"/>
          <w:shd w:val="clear" w:color="auto" w:fill="FFFFFF"/>
        </w:rPr>
        <w:t xml:space="preserve">Hsp </w:t>
      </w:r>
      <w:r w:rsidRPr="00E03A54">
        <w:rPr>
          <w:rFonts w:eastAsia="Times New Roman" w:cs="Times New Roman"/>
          <w:shd w:val="clear" w:color="auto" w:fill="FFFFFF"/>
        </w:rPr>
        <w:t xml:space="preserve">gene expression was calculated </w:t>
      </w:r>
      <w:r w:rsidR="005215A6" w:rsidRPr="00E03A54">
        <w:rPr>
          <w:rFonts w:eastAsia="Times New Roman" w:cs="Times New Roman"/>
          <w:shd w:val="clear" w:color="auto" w:fill="FFFFFF"/>
        </w:rPr>
        <w:t xml:space="preserve">relative to the housekeeping gene </w:t>
      </w:r>
      <w:r w:rsidR="005215A6" w:rsidRPr="00E03A54">
        <w:rPr>
          <w:rFonts w:eastAsia="Times New Roman" w:cs="Times New Roman"/>
          <w:i/>
          <w:shd w:val="clear" w:color="auto" w:fill="FFFFFF"/>
        </w:rPr>
        <w:t>18s</w:t>
      </w:r>
      <w:r w:rsidR="005215A6" w:rsidRPr="00E03A54">
        <w:rPr>
          <w:rFonts w:eastAsia="Times New Roman" w:cs="Times New Roman"/>
          <w:shd w:val="clear" w:color="auto" w:fill="FFFFFF"/>
        </w:rPr>
        <w:t xml:space="preserve"> </w:t>
      </w:r>
      <w:r w:rsidRPr="00E03A54">
        <w:rPr>
          <w:rFonts w:eastAsia="Times New Roman" w:cs="Times New Roman"/>
          <w:shd w:val="clear" w:color="auto" w:fill="FFFFFF"/>
        </w:rPr>
        <w:t xml:space="preserve">using the </w:t>
      </w:r>
      <w:r w:rsidRPr="00E03A54">
        <w:rPr>
          <w:rFonts w:ascii="Cambria" w:eastAsia="Times New Roman" w:hAnsi="Cambria" w:cs="Times New Roman"/>
          <w:shd w:val="clear" w:color="auto" w:fill="FFFFFF"/>
        </w:rPr>
        <w:t>ΔΔ</w:t>
      </w:r>
      <w:r w:rsidRPr="00E03A54">
        <w:rPr>
          <w:rFonts w:eastAsia="Times New Roman" w:cs="Times New Roman"/>
          <w:shd w:val="clear" w:color="auto" w:fill="FFFFFF"/>
        </w:rPr>
        <w:t xml:space="preserve">CT </w:t>
      </w:r>
      <w:r w:rsidR="005215A6" w:rsidRPr="00E03A54">
        <w:rPr>
          <w:rFonts w:eastAsia="Times New Roman" w:cs="Times New Roman"/>
          <w:shd w:val="clear" w:color="auto" w:fill="FFFFFF"/>
        </w:rPr>
        <w:t xml:space="preserve">method </w:t>
      </w:r>
      <w:r w:rsidRPr="00E03A54">
        <w:rPr>
          <w:rFonts w:eastAsia="Times New Roman" w:cs="Times New Roman"/>
          <w:shd w:val="clear" w:color="auto" w:fill="FFFFFF"/>
        </w:rPr>
        <w:t>(</w:t>
      </w:r>
      <w:r w:rsidRPr="00E03A54">
        <w:t>Livak &amp; Schmittgen 2001)</w:t>
      </w:r>
      <w:r w:rsidRPr="00E03A54">
        <w:rPr>
          <w:rFonts w:eastAsia="Times New Roman" w:cs="Times New Roman"/>
          <w:shd w:val="clear" w:color="auto" w:fill="FFFFFF"/>
        </w:rPr>
        <w:t xml:space="preserve">. </w:t>
      </w:r>
      <w:del w:id="120" w:author="Andrew Nguyen" w:date="2016-02-11T18:24:00Z">
        <w:r w:rsidRPr="00E03A54" w:rsidDel="00311B30">
          <w:rPr>
            <w:rFonts w:eastAsia="Times New Roman" w:cs="Times New Roman"/>
            <w:shd w:val="clear" w:color="auto" w:fill="FFFFFF"/>
          </w:rPr>
          <w:delText xml:space="preserve">(18s </w:delText>
        </w:r>
        <w:r w:rsidRPr="00E03A54" w:rsidDel="00311B30">
          <w:rPr>
            <w:rFonts w:eastAsia="Times New Roman" w:cs="Times New Roman"/>
            <w:i/>
            <w:shd w:val="clear" w:color="auto" w:fill="FFFFFF"/>
          </w:rPr>
          <w:delText>rRNA</w:delText>
        </w:r>
        <w:r w:rsidRPr="00E03A54" w:rsidDel="00311B30">
          <w:rPr>
            <w:rFonts w:eastAsia="Times New Roman" w:cs="Times New Roman"/>
            <w:shd w:val="clear" w:color="auto" w:fill="FFFFFF"/>
          </w:rPr>
          <w:delText xml:space="preserve"> used for preliminary data, currently testing actin, GAPDH, and EF1B for stability comparison). </w:delText>
        </w:r>
      </w:del>
    </w:p>
    <w:p w14:paraId="642310F5" w14:textId="77777777" w:rsidR="00670D56" w:rsidRPr="00E03A54" w:rsidRDefault="00670D56" w:rsidP="00670D56">
      <w:pPr>
        <w:spacing w:line="480" w:lineRule="auto"/>
        <w:rPr>
          <w:rFonts w:asciiTheme="majorHAnsi" w:eastAsia="Times New Roman" w:hAnsiTheme="majorHAnsi" w:cs="Times New Roman"/>
          <w:i/>
          <w:shd w:val="clear" w:color="auto" w:fill="FFFFFF"/>
        </w:rPr>
      </w:pPr>
      <w:r w:rsidRPr="00E03A54">
        <w:rPr>
          <w:rFonts w:asciiTheme="majorHAnsi" w:eastAsia="Times New Roman" w:hAnsiTheme="majorHAnsi" w:cs="Times New Roman"/>
          <w:i/>
          <w:shd w:val="clear" w:color="auto" w:fill="FFFFFF"/>
        </w:rPr>
        <w:t xml:space="preserve">Statistical Analysis </w:t>
      </w:r>
    </w:p>
    <w:p w14:paraId="304E78E5" w14:textId="0E12922A" w:rsidR="00670D56" w:rsidRPr="00E03A54" w:rsidRDefault="00670D56" w:rsidP="00670D56">
      <w:pPr>
        <w:spacing w:line="480" w:lineRule="auto"/>
        <w:ind w:firstLine="720"/>
        <w:rPr>
          <w:rFonts w:eastAsia="Times New Roman" w:cs="Times New Roman"/>
          <w:b/>
          <w:shd w:val="clear" w:color="auto" w:fill="FFFFFF"/>
        </w:rPr>
      </w:pPr>
      <w:r w:rsidRPr="00E03A54">
        <w:rPr>
          <w:rFonts w:eastAsia="Times New Roman" w:cs="Times New Roman"/>
          <w:shd w:val="clear" w:color="auto" w:fill="FFFFFF"/>
        </w:rPr>
        <w:t xml:space="preserve">We tested the effects of local ground temperature, site, and interaction effects between site and temperature on relative Hsp gene expression fold change with a linear regression stepwise analysis using backwards selection. </w:t>
      </w:r>
      <w:r w:rsidR="005215A6" w:rsidRPr="00E03A54">
        <w:rPr>
          <w:rFonts w:eastAsia="Times New Roman" w:cs="Times New Roman"/>
          <w:shd w:val="clear" w:color="auto" w:fill="FFFFFF"/>
        </w:rPr>
        <w:t xml:space="preserve">To control for RNA quality, </w:t>
      </w:r>
      <w:r w:rsidRPr="00E03A54">
        <w:rPr>
          <w:rFonts w:eastAsia="Times New Roman" w:cs="Times New Roman"/>
          <w:shd w:val="clear" w:color="auto" w:fill="FFFFFF"/>
        </w:rPr>
        <w:t>RIN values were added as a covariate.</w:t>
      </w:r>
      <w:r w:rsidR="005215A6" w:rsidRPr="00E03A54">
        <w:rPr>
          <w:rFonts w:eastAsia="Times New Roman" w:cs="Times New Roman"/>
          <w:shd w:val="clear" w:color="auto" w:fill="FFFFFF"/>
        </w:rPr>
        <w:t xml:space="preserve"> Hsp relative gene expression</w:t>
      </w:r>
      <w:r w:rsidRPr="00E03A54">
        <w:rPr>
          <w:rFonts w:eastAsia="Times New Roman" w:cs="Times New Roman"/>
          <w:shd w:val="clear" w:color="auto" w:fill="FFFFFF"/>
        </w:rPr>
        <w:t xml:space="preserve"> values were log transformed to meet assumptions of normality.</w:t>
      </w:r>
      <w:ins w:id="121" w:author="Andrew Nguyen" w:date="2016-02-11T18:25:00Z">
        <w:r w:rsidR="00311B30">
          <w:rPr>
            <w:rFonts w:eastAsia="Times New Roman" w:cs="Times New Roman"/>
            <w:shd w:val="clear" w:color="auto" w:fill="FFFFFF"/>
          </w:rPr>
          <w:t xml:space="preserve"> For graphing, did we plot log10 expression?</w:t>
        </w:r>
      </w:ins>
      <w:bookmarkStart w:id="122" w:name="_GoBack"/>
      <w:bookmarkEnd w:id="122"/>
    </w:p>
    <w:p w14:paraId="4D80C6A0" w14:textId="77777777" w:rsidR="00670D56" w:rsidRPr="00E03A54" w:rsidRDefault="00670D56" w:rsidP="00670D56">
      <w:pPr>
        <w:spacing w:line="480" w:lineRule="auto"/>
        <w:rPr>
          <w:rFonts w:asciiTheme="majorHAnsi" w:eastAsia="Times New Roman" w:hAnsiTheme="majorHAnsi" w:cs="Times New Roman"/>
          <w:b/>
          <w:shd w:val="clear" w:color="auto" w:fill="FFFFFF"/>
        </w:rPr>
      </w:pPr>
      <w:r w:rsidRPr="00E03A54">
        <w:rPr>
          <w:rFonts w:asciiTheme="majorHAnsi" w:eastAsia="Times New Roman" w:hAnsiTheme="majorHAnsi" w:cs="Times New Roman"/>
          <w:b/>
          <w:shd w:val="clear" w:color="auto" w:fill="FFFFFF"/>
        </w:rPr>
        <w:t>Results</w:t>
      </w:r>
    </w:p>
    <w:p w14:paraId="658EA8EE" w14:textId="669D9D1A" w:rsidR="00B11586" w:rsidRDefault="00670D56" w:rsidP="00670D56">
      <w:pPr>
        <w:spacing w:line="480" w:lineRule="auto"/>
        <w:rPr>
          <w:rFonts w:eastAsia="Times New Roman" w:cs="Times New Roman"/>
          <w:shd w:val="clear" w:color="auto" w:fill="FFFFFF"/>
        </w:rPr>
      </w:pPr>
      <w:r w:rsidRPr="00E03A54">
        <w:tab/>
        <w:t xml:space="preserve">Out of the total 231 samples </w:t>
      </w:r>
      <w:r w:rsidRPr="00E03A54">
        <w:rPr>
          <w:rFonts w:eastAsia="Times New Roman" w:cs="Times New Roman"/>
          <w:shd w:val="clear" w:color="auto" w:fill="FFFFFF"/>
        </w:rPr>
        <w:t xml:space="preserve">(164 DF, 68HF), RNA extraction, cDNA conversion, and gene expression analyses have been completed for 187 samples (119 DF, 68 HF). </w:t>
      </w:r>
      <w:r w:rsidR="00A15DEA" w:rsidRPr="00E03A54">
        <w:rPr>
          <w:rFonts w:eastAsia="Times New Roman" w:cs="Times New Roman"/>
          <w:shd w:val="clear" w:color="auto" w:fill="FFFFFF"/>
        </w:rPr>
        <w:t xml:space="preserve">A significant </w:t>
      </w:r>
      <w:r w:rsidR="007444B9">
        <w:rPr>
          <w:rFonts w:eastAsia="Times New Roman" w:cs="Times New Roman"/>
          <w:shd w:val="clear" w:color="auto" w:fill="FFFFFF"/>
        </w:rPr>
        <w:t xml:space="preserve">main </w:t>
      </w:r>
      <w:r w:rsidR="00A15DEA" w:rsidRPr="00E03A54">
        <w:rPr>
          <w:rFonts w:eastAsia="Times New Roman" w:cs="Times New Roman"/>
          <w:shd w:val="clear" w:color="auto" w:fill="FFFFFF"/>
        </w:rPr>
        <w:t>site effect was identified between</w:t>
      </w:r>
      <w:r w:rsidR="00A15DEA" w:rsidRPr="00E03A54">
        <w:rPr>
          <w:rFonts w:eastAsia="Times New Roman" w:cs="Times New Roman"/>
          <w:i/>
          <w:shd w:val="clear" w:color="auto" w:fill="FFFFFF"/>
        </w:rPr>
        <w:t xml:space="preserve"> </w:t>
      </w:r>
      <w:r w:rsidR="00AB58A6" w:rsidRPr="00E03A54">
        <w:rPr>
          <w:rFonts w:eastAsia="Times New Roman" w:cs="Times New Roman"/>
          <w:i/>
          <w:shd w:val="clear" w:color="auto" w:fill="FFFFFF"/>
        </w:rPr>
        <w:t>h</w:t>
      </w:r>
      <w:r w:rsidRPr="00E03A54">
        <w:rPr>
          <w:rFonts w:eastAsia="Times New Roman" w:cs="Times New Roman"/>
          <w:i/>
          <w:shd w:val="clear" w:color="auto" w:fill="FFFFFF"/>
        </w:rPr>
        <w:t>sp40</w:t>
      </w:r>
      <w:r w:rsidR="00AB58A6" w:rsidRPr="00E03A54">
        <w:rPr>
          <w:rFonts w:eastAsia="Times New Roman" w:cs="Times New Roman"/>
          <w:i/>
          <w:shd w:val="clear" w:color="auto" w:fill="FFFFFF"/>
        </w:rPr>
        <w:t xml:space="preserve">, hsp70, </w:t>
      </w:r>
      <w:r w:rsidR="00AB58A6" w:rsidRPr="007444B9">
        <w:rPr>
          <w:rFonts w:eastAsia="Times New Roman" w:cs="Times New Roman"/>
          <w:shd w:val="clear" w:color="auto" w:fill="FFFFFF"/>
        </w:rPr>
        <w:t>and</w:t>
      </w:r>
      <w:r w:rsidR="00AB58A6" w:rsidRPr="00E03A54">
        <w:rPr>
          <w:rFonts w:eastAsia="Times New Roman" w:cs="Times New Roman"/>
          <w:i/>
          <w:shd w:val="clear" w:color="auto" w:fill="FFFFFF"/>
        </w:rPr>
        <w:t xml:space="preserve"> hsp83</w:t>
      </w:r>
      <w:r w:rsidRPr="00E03A54">
        <w:rPr>
          <w:rFonts w:eastAsia="Times New Roman" w:cs="Times New Roman"/>
          <w:shd w:val="clear" w:color="auto" w:fill="FFFFFF"/>
        </w:rPr>
        <w:t xml:space="preserve"> relative expression </w:t>
      </w:r>
      <w:r w:rsidR="00A15DEA" w:rsidRPr="00E03A54">
        <w:rPr>
          <w:rFonts w:eastAsia="Times New Roman" w:cs="Times New Roman"/>
          <w:shd w:val="clear" w:color="auto" w:fill="FFFFFF"/>
        </w:rPr>
        <w:t>and</w:t>
      </w:r>
      <w:r w:rsidR="005215A6" w:rsidRPr="00E03A54">
        <w:rPr>
          <w:rFonts w:eastAsia="Times New Roman" w:cs="Times New Roman"/>
          <w:shd w:val="clear" w:color="auto" w:fill="FFFFFF"/>
        </w:rPr>
        <w:t xml:space="preserve"> the ground temperature</w:t>
      </w:r>
      <w:r w:rsidRPr="00E03A54">
        <w:rPr>
          <w:rFonts w:eastAsia="Times New Roman" w:cs="Times New Roman"/>
          <w:shd w:val="clear" w:color="auto" w:fill="FFFFFF"/>
        </w:rPr>
        <w:t xml:space="preserve"> ants were experi</w:t>
      </w:r>
      <w:r w:rsidR="007444B9">
        <w:rPr>
          <w:rFonts w:eastAsia="Times New Roman" w:cs="Times New Roman"/>
          <w:shd w:val="clear" w:color="auto" w:fill="FFFFFF"/>
        </w:rPr>
        <w:t>encing at the time of collection</w:t>
      </w:r>
      <w:r w:rsidR="00A15DEA" w:rsidRPr="00E03A54">
        <w:rPr>
          <w:rFonts w:eastAsia="Times New Roman" w:cs="Times New Roman"/>
          <w:shd w:val="clear" w:color="auto" w:fill="FFFFFF"/>
        </w:rPr>
        <w:t xml:space="preserve"> </w:t>
      </w:r>
      <w:r w:rsidR="008907BD" w:rsidRPr="00E03A54">
        <w:rPr>
          <w:rFonts w:eastAsia="Times New Roman" w:cs="Times New Roman"/>
          <w:shd w:val="clear" w:color="auto" w:fill="FFFFFF"/>
        </w:rPr>
        <w:t xml:space="preserve">indicating </w:t>
      </w:r>
      <w:r w:rsidR="00AB58A6" w:rsidRPr="00E03A54">
        <w:rPr>
          <w:rFonts w:eastAsia="Times New Roman" w:cs="Times New Roman"/>
          <w:shd w:val="clear" w:color="auto" w:fill="FFFFFF"/>
        </w:rPr>
        <w:t xml:space="preserve">Hsp </w:t>
      </w:r>
      <w:r w:rsidR="007444B9">
        <w:rPr>
          <w:rFonts w:eastAsia="Times New Roman" w:cs="Times New Roman"/>
          <w:shd w:val="clear" w:color="auto" w:fill="FFFFFF"/>
        </w:rPr>
        <w:t xml:space="preserve">expression was up regulated in response to warming </w:t>
      </w:r>
      <w:r w:rsidR="008907BD" w:rsidRPr="00E03A54">
        <w:rPr>
          <w:rFonts w:eastAsia="Times New Roman" w:cs="Times New Roman"/>
          <w:shd w:val="clear" w:color="auto" w:fill="FFFFFF"/>
        </w:rPr>
        <w:t xml:space="preserve">at both </w:t>
      </w:r>
      <w:r w:rsidRPr="00E03A54">
        <w:rPr>
          <w:rFonts w:eastAsia="Times New Roman" w:cs="Times New Roman"/>
          <w:shd w:val="clear" w:color="auto" w:fill="FFFFFF"/>
        </w:rPr>
        <w:t>Duke and Harvard Forest</w:t>
      </w:r>
      <w:r w:rsidR="007444B9">
        <w:rPr>
          <w:rFonts w:eastAsia="Times New Roman" w:cs="Times New Roman"/>
          <w:shd w:val="clear" w:color="auto" w:fill="FFFFFF"/>
        </w:rPr>
        <w:t xml:space="preserve">, but mean Hsp expression was significantly higher in </w:t>
      </w:r>
      <w:r w:rsidR="007444B9" w:rsidRPr="007444B9">
        <w:rPr>
          <w:rFonts w:eastAsia="Times New Roman" w:cs="Times New Roman"/>
          <w:i/>
          <w:shd w:val="clear" w:color="auto" w:fill="FFFFFF"/>
        </w:rPr>
        <w:t>Aphaenogaster</w:t>
      </w:r>
      <w:r w:rsidR="007444B9">
        <w:rPr>
          <w:rFonts w:eastAsia="Times New Roman" w:cs="Times New Roman"/>
          <w:shd w:val="clear" w:color="auto" w:fill="FFFFFF"/>
        </w:rPr>
        <w:t xml:space="preserve"> from Duke Forest</w:t>
      </w:r>
      <w:r w:rsidRPr="00E03A54">
        <w:rPr>
          <w:rFonts w:eastAsia="Times New Roman" w:cs="Times New Roman"/>
          <w:shd w:val="clear" w:color="auto" w:fill="FFFFFF"/>
        </w:rPr>
        <w:t xml:space="preserve"> </w:t>
      </w:r>
      <w:r w:rsidRPr="007444B9">
        <w:rPr>
          <w:rFonts w:eastAsia="Times New Roman" w:cs="Times New Roman"/>
          <w:shd w:val="clear" w:color="auto" w:fill="FFFFFF"/>
        </w:rPr>
        <w:t xml:space="preserve">(Fig. 1a: </w:t>
      </w:r>
      <w:r w:rsidR="008D5426" w:rsidRPr="007444B9">
        <w:rPr>
          <w:rFonts w:eastAsia="Times New Roman" w:cs="Times New Roman"/>
          <w:i/>
          <w:shd w:val="clear" w:color="auto" w:fill="FFFFFF"/>
        </w:rPr>
        <w:t>hsp40</w:t>
      </w:r>
      <w:r w:rsidR="008D5426" w:rsidRPr="007444B9">
        <w:rPr>
          <w:rFonts w:eastAsia="Times New Roman" w:cs="Times New Roman"/>
          <w:shd w:val="clear" w:color="auto" w:fill="FFFFFF"/>
        </w:rPr>
        <w:t xml:space="preserve">; df = 186, </w:t>
      </w:r>
      <w:r w:rsidRPr="007444B9">
        <w:rPr>
          <w:rFonts w:eastAsia="Times New Roman" w:cs="Times New Roman"/>
          <w:shd w:val="clear" w:color="auto" w:fill="FFFFFF"/>
        </w:rPr>
        <w:t xml:space="preserve">site </w:t>
      </w:r>
      <w:r w:rsidR="008D5426" w:rsidRPr="007444B9">
        <w:rPr>
          <w:rFonts w:eastAsia="Times New Roman" w:cs="Times New Roman"/>
          <w:i/>
          <w:shd w:val="clear" w:color="auto" w:fill="FFFFFF"/>
        </w:rPr>
        <w:t>P</w:t>
      </w:r>
      <w:r w:rsidR="008D5426" w:rsidRPr="007444B9">
        <w:rPr>
          <w:rFonts w:eastAsia="Times New Roman" w:cs="Times New Roman"/>
          <w:shd w:val="clear" w:color="auto" w:fill="FFFFFF"/>
        </w:rPr>
        <w:t xml:space="preserve"> &lt; </w:t>
      </w:r>
      <w:r w:rsidR="000E5D8A">
        <w:rPr>
          <w:rFonts w:eastAsia="Times New Roman" w:cs="Times New Roman"/>
          <w:shd w:val="clear" w:color="auto" w:fill="FFFFFF"/>
        </w:rPr>
        <w:t>0.0001</w:t>
      </w:r>
      <w:r w:rsidR="008D5426" w:rsidRPr="007444B9">
        <w:rPr>
          <w:rFonts w:eastAsia="Times New Roman"/>
          <w:shd w:val="clear" w:color="auto" w:fill="FFFFFF"/>
        </w:rPr>
        <w:t>***,</w:t>
      </w:r>
      <w:r w:rsidRPr="007444B9">
        <w:rPr>
          <w:rFonts w:eastAsia="Times New Roman"/>
          <w:shd w:val="clear" w:color="auto" w:fill="FFFFFF"/>
        </w:rPr>
        <w:t xml:space="preserve"> temperature,</w:t>
      </w:r>
      <w:r w:rsidRPr="007444B9">
        <w:rPr>
          <w:rFonts w:eastAsia="Times New Roman"/>
          <w:i/>
          <w:shd w:val="clear" w:color="auto" w:fill="FFFFFF"/>
        </w:rPr>
        <w:t xml:space="preserve"> </w:t>
      </w:r>
      <w:r w:rsidR="008D5426" w:rsidRPr="007444B9">
        <w:rPr>
          <w:rFonts w:eastAsia="Times New Roman"/>
          <w:i/>
          <w:shd w:val="clear" w:color="auto" w:fill="FFFFFF"/>
        </w:rPr>
        <w:t>P</w:t>
      </w:r>
      <w:r w:rsidRPr="007444B9" w:rsidDel="00FC088D">
        <w:rPr>
          <w:rFonts w:eastAsia="Times New Roman"/>
          <w:shd w:val="clear" w:color="auto" w:fill="FFFFFF"/>
        </w:rPr>
        <w:t xml:space="preserve"> </w:t>
      </w:r>
      <w:r w:rsidRPr="007444B9">
        <w:rPr>
          <w:rFonts w:eastAsia="Times New Roman"/>
          <w:shd w:val="clear" w:color="auto" w:fill="FFFFFF"/>
        </w:rPr>
        <w:t xml:space="preserve">= </w:t>
      </w:r>
      <w:r w:rsidR="000E5D8A">
        <w:rPr>
          <w:rFonts w:eastAsia="Times New Roman"/>
          <w:shd w:val="clear" w:color="auto" w:fill="FFFFFF"/>
        </w:rPr>
        <w:t>0</w:t>
      </w:r>
      <w:r w:rsidR="0085687E">
        <w:rPr>
          <w:rFonts w:eastAsia="Times New Roman"/>
          <w:shd w:val="clear" w:color="auto" w:fill="FFFFFF"/>
        </w:rPr>
        <w:t>.00</w:t>
      </w:r>
      <w:r w:rsidR="000E5D8A">
        <w:rPr>
          <w:rFonts w:eastAsia="Times New Roman" w:cs="Times New Roman"/>
          <w:shd w:val="clear" w:color="auto" w:fill="FFFFFF"/>
        </w:rPr>
        <w:t>1</w:t>
      </w:r>
      <w:r w:rsidR="008D5426" w:rsidRPr="007444B9">
        <w:rPr>
          <w:rFonts w:eastAsia="Times New Roman" w:cs="Times New Roman"/>
          <w:shd w:val="clear" w:color="auto" w:fill="FFFFFF"/>
        </w:rPr>
        <w:t>**,</w:t>
      </w:r>
      <w:r w:rsidRPr="007444B9">
        <w:rPr>
          <w:rFonts w:eastAsia="Times New Roman" w:cs="Times New Roman"/>
          <w:shd w:val="clear" w:color="auto" w:fill="FFFFFF"/>
        </w:rPr>
        <w:t xml:space="preserve"> </w:t>
      </w:r>
      <w:r w:rsidRPr="007444B9">
        <w:rPr>
          <w:rFonts w:eastAsia="Times New Roman" w:cs="Times New Roman"/>
          <w:i/>
          <w:shd w:val="clear" w:color="auto" w:fill="FFFFFF"/>
        </w:rPr>
        <w:t>R</w:t>
      </w:r>
      <w:r w:rsidRPr="007444B9">
        <w:rPr>
          <w:rFonts w:eastAsia="Times New Roman" w:cs="Times New Roman"/>
          <w:i/>
          <w:shd w:val="clear" w:color="auto" w:fill="FFFFFF"/>
          <w:vertAlign w:val="superscript"/>
        </w:rPr>
        <w:t>2</w:t>
      </w:r>
      <w:r w:rsidRPr="007444B9">
        <w:rPr>
          <w:rFonts w:eastAsia="Times New Roman" w:cs="Times New Roman"/>
          <w:shd w:val="clear" w:color="auto" w:fill="FFFFFF"/>
        </w:rPr>
        <w:t>=0.20). (Fig. 1b:</w:t>
      </w:r>
      <w:r w:rsidR="008D5426" w:rsidRPr="007444B9">
        <w:rPr>
          <w:rFonts w:eastAsia="Times New Roman" w:cs="Times New Roman"/>
          <w:shd w:val="clear" w:color="auto" w:fill="FFFFFF"/>
        </w:rPr>
        <w:t xml:space="preserve"> </w:t>
      </w:r>
      <w:r w:rsidR="008D5426" w:rsidRPr="007444B9">
        <w:rPr>
          <w:rFonts w:eastAsia="Times New Roman" w:cs="Times New Roman"/>
          <w:i/>
          <w:shd w:val="clear" w:color="auto" w:fill="FFFFFF"/>
        </w:rPr>
        <w:t>hsp70</w:t>
      </w:r>
      <w:r w:rsidR="008D5426" w:rsidRPr="007444B9">
        <w:rPr>
          <w:rFonts w:eastAsia="Times New Roman" w:cs="Times New Roman"/>
          <w:shd w:val="clear" w:color="auto" w:fill="FFFFFF"/>
        </w:rPr>
        <w:t>;</w:t>
      </w:r>
      <w:r w:rsidRPr="007444B9">
        <w:rPr>
          <w:rFonts w:eastAsia="Times New Roman" w:cs="Times New Roman"/>
          <w:shd w:val="clear" w:color="auto" w:fill="FFFFFF"/>
        </w:rPr>
        <w:t xml:space="preserve"> </w:t>
      </w:r>
      <w:r w:rsidR="008D5426" w:rsidRPr="007444B9">
        <w:rPr>
          <w:rFonts w:eastAsia="Times New Roman" w:cs="Times New Roman"/>
          <w:shd w:val="clear" w:color="auto" w:fill="FFFFFF"/>
        </w:rPr>
        <w:t xml:space="preserve">df = 186, </w:t>
      </w:r>
      <w:r w:rsidRPr="007444B9">
        <w:rPr>
          <w:rFonts w:eastAsia="Times New Roman" w:cs="Times New Roman"/>
          <w:shd w:val="clear" w:color="auto" w:fill="FFFFFF"/>
        </w:rPr>
        <w:t xml:space="preserve">site </w:t>
      </w:r>
      <w:r w:rsidR="008D5426" w:rsidRPr="007444B9">
        <w:rPr>
          <w:rFonts w:eastAsia="Times New Roman" w:cs="Times New Roman"/>
          <w:i/>
          <w:shd w:val="clear" w:color="auto" w:fill="FFFFFF"/>
        </w:rPr>
        <w:t>P</w:t>
      </w:r>
      <w:r w:rsidR="008D5426" w:rsidRPr="007444B9">
        <w:rPr>
          <w:rFonts w:eastAsia="Times New Roman" w:cs="Times New Roman"/>
          <w:shd w:val="clear" w:color="auto" w:fill="FFFFFF"/>
        </w:rPr>
        <w:t xml:space="preserve"> &lt;</w:t>
      </w:r>
      <w:r w:rsidRPr="007444B9">
        <w:rPr>
          <w:rFonts w:eastAsia="Times New Roman"/>
          <w:shd w:val="clear" w:color="auto" w:fill="FFFFFF"/>
        </w:rPr>
        <w:t xml:space="preserve"> </w:t>
      </w:r>
      <w:r w:rsidR="000E5D8A">
        <w:rPr>
          <w:rFonts w:eastAsia="Times New Roman"/>
          <w:shd w:val="clear" w:color="auto" w:fill="FFFFFF"/>
        </w:rPr>
        <w:t>0.0001</w:t>
      </w:r>
      <w:r w:rsidR="008D5426" w:rsidRPr="007444B9">
        <w:rPr>
          <w:rFonts w:eastAsia="Times New Roman"/>
          <w:shd w:val="clear" w:color="auto" w:fill="FFFFFF"/>
        </w:rPr>
        <w:t>***,</w:t>
      </w:r>
      <w:r w:rsidRPr="007444B9">
        <w:rPr>
          <w:rFonts w:eastAsia="Times New Roman"/>
          <w:shd w:val="clear" w:color="auto" w:fill="FFFFFF"/>
        </w:rPr>
        <w:t xml:space="preserve"> local temperature </w:t>
      </w:r>
      <w:r w:rsidR="008D5426" w:rsidRPr="007444B9">
        <w:rPr>
          <w:rFonts w:eastAsia="Times New Roman"/>
          <w:i/>
          <w:shd w:val="clear" w:color="auto" w:fill="FFFFFF"/>
        </w:rPr>
        <w:t xml:space="preserve">P </w:t>
      </w:r>
      <w:r w:rsidR="008D5426" w:rsidRPr="007444B9">
        <w:rPr>
          <w:rFonts w:eastAsia="Times New Roman"/>
          <w:shd w:val="clear" w:color="auto" w:fill="FFFFFF"/>
        </w:rPr>
        <w:t xml:space="preserve">&lt; </w:t>
      </w:r>
      <w:r w:rsidR="000E5D8A">
        <w:rPr>
          <w:rFonts w:eastAsia="Times New Roman"/>
          <w:shd w:val="clear" w:color="auto" w:fill="FFFFFF"/>
        </w:rPr>
        <w:t>0.000</w:t>
      </w:r>
      <w:r w:rsidR="000E5D8A">
        <w:rPr>
          <w:rFonts w:eastAsia="Times New Roman" w:cs="Times New Roman"/>
          <w:shd w:val="clear" w:color="auto" w:fill="FFFFFF"/>
        </w:rPr>
        <w:t>1</w:t>
      </w:r>
      <w:r w:rsidR="008D5426" w:rsidRPr="007444B9">
        <w:rPr>
          <w:rFonts w:eastAsia="Times New Roman" w:cs="Times New Roman"/>
          <w:shd w:val="clear" w:color="auto" w:fill="FFFFFF"/>
        </w:rPr>
        <w:t>***,</w:t>
      </w:r>
      <w:r w:rsidRPr="007444B9">
        <w:rPr>
          <w:rFonts w:eastAsia="Times New Roman" w:cs="Times New Roman"/>
          <w:shd w:val="clear" w:color="auto" w:fill="FFFFFF"/>
        </w:rPr>
        <w:t xml:space="preserve"> R</w:t>
      </w:r>
      <w:r w:rsidRPr="007444B9">
        <w:rPr>
          <w:rFonts w:eastAsia="Times New Roman" w:cs="Times New Roman"/>
          <w:shd w:val="clear" w:color="auto" w:fill="FFFFFF"/>
          <w:vertAlign w:val="superscript"/>
        </w:rPr>
        <w:t>2</w:t>
      </w:r>
      <w:r w:rsidR="008D5426" w:rsidRPr="007444B9">
        <w:rPr>
          <w:rFonts w:eastAsia="Times New Roman" w:cs="Times New Roman"/>
          <w:shd w:val="clear" w:color="auto" w:fill="FFFFFF"/>
        </w:rPr>
        <w:t xml:space="preserve">=0.27). (Fig. 1c: </w:t>
      </w:r>
      <w:r w:rsidR="008D5426" w:rsidRPr="007444B9">
        <w:rPr>
          <w:rFonts w:eastAsia="Times New Roman" w:cs="Times New Roman"/>
          <w:i/>
          <w:shd w:val="clear" w:color="auto" w:fill="FFFFFF"/>
        </w:rPr>
        <w:t>hsp83</w:t>
      </w:r>
      <w:r w:rsidR="008D5426" w:rsidRPr="007444B9">
        <w:rPr>
          <w:rFonts w:eastAsia="Times New Roman" w:cs="Times New Roman"/>
          <w:shd w:val="clear" w:color="auto" w:fill="FFFFFF"/>
        </w:rPr>
        <w:t xml:space="preserve">; df = 186, site </w:t>
      </w:r>
      <w:r w:rsidR="008D5426" w:rsidRPr="007444B9">
        <w:rPr>
          <w:rFonts w:eastAsia="Times New Roman" w:cs="Times New Roman"/>
          <w:i/>
          <w:shd w:val="clear" w:color="auto" w:fill="FFFFFF"/>
        </w:rPr>
        <w:t>P</w:t>
      </w:r>
      <w:r w:rsidR="008D5426" w:rsidRPr="007444B9">
        <w:rPr>
          <w:rFonts w:eastAsia="Times New Roman" w:cs="Times New Roman"/>
          <w:shd w:val="clear" w:color="auto" w:fill="FFFFFF"/>
        </w:rPr>
        <w:t xml:space="preserve"> &lt; </w:t>
      </w:r>
      <w:r w:rsidR="000E5D8A">
        <w:rPr>
          <w:rFonts w:eastAsia="Times New Roman" w:cs="Times New Roman"/>
          <w:shd w:val="clear" w:color="auto" w:fill="FFFFFF"/>
        </w:rPr>
        <w:t>0.0001</w:t>
      </w:r>
      <w:r w:rsidR="008D5426" w:rsidRPr="007444B9">
        <w:rPr>
          <w:rFonts w:eastAsia="Times New Roman"/>
          <w:shd w:val="clear" w:color="auto" w:fill="FFFFFF"/>
        </w:rPr>
        <w:t>***,</w:t>
      </w:r>
      <w:r w:rsidRPr="007444B9">
        <w:rPr>
          <w:rFonts w:eastAsia="Times New Roman"/>
          <w:shd w:val="clear" w:color="auto" w:fill="FFFFFF"/>
        </w:rPr>
        <w:t xml:space="preserve"> local temperature </w:t>
      </w:r>
      <w:r w:rsidR="008D5426" w:rsidRPr="007444B9">
        <w:rPr>
          <w:rFonts w:eastAsia="Times New Roman"/>
          <w:i/>
          <w:shd w:val="clear" w:color="auto" w:fill="FFFFFF"/>
        </w:rPr>
        <w:t>P</w:t>
      </w:r>
      <w:r w:rsidR="008D5426" w:rsidRPr="007444B9">
        <w:rPr>
          <w:rFonts w:eastAsia="Times New Roman"/>
          <w:shd w:val="clear" w:color="auto" w:fill="FFFFFF"/>
        </w:rPr>
        <w:t xml:space="preserve"> &lt; </w:t>
      </w:r>
      <w:r w:rsidR="000E5D8A">
        <w:rPr>
          <w:rFonts w:eastAsia="Times New Roman"/>
          <w:shd w:val="clear" w:color="auto" w:fill="FFFFFF"/>
        </w:rPr>
        <w:t>0.000</w:t>
      </w:r>
      <w:r w:rsidR="000E5D8A">
        <w:rPr>
          <w:rFonts w:eastAsia="Times New Roman" w:cs="Times New Roman"/>
          <w:shd w:val="clear" w:color="auto" w:fill="FFFFFF"/>
        </w:rPr>
        <w:t>1</w:t>
      </w:r>
      <w:r w:rsidR="008D5426" w:rsidRPr="007444B9">
        <w:rPr>
          <w:rFonts w:eastAsia="Times New Roman" w:cs="Times New Roman"/>
          <w:shd w:val="clear" w:color="auto" w:fill="FFFFFF"/>
        </w:rPr>
        <w:t xml:space="preserve">***, </w:t>
      </w:r>
      <w:r w:rsidRPr="007444B9">
        <w:rPr>
          <w:rFonts w:eastAsia="Times New Roman" w:cs="Times New Roman"/>
          <w:shd w:val="clear" w:color="auto" w:fill="FFFFFF"/>
        </w:rPr>
        <w:t>R</w:t>
      </w:r>
      <w:r w:rsidRPr="007444B9">
        <w:rPr>
          <w:rFonts w:eastAsia="Times New Roman" w:cs="Times New Roman"/>
          <w:shd w:val="clear" w:color="auto" w:fill="FFFFFF"/>
          <w:vertAlign w:val="superscript"/>
        </w:rPr>
        <w:t>2</w:t>
      </w:r>
      <w:r w:rsidR="008D5426" w:rsidRPr="007444B9">
        <w:rPr>
          <w:rFonts w:eastAsia="Times New Roman" w:cs="Times New Roman"/>
          <w:shd w:val="clear" w:color="auto" w:fill="FFFFFF"/>
        </w:rPr>
        <w:t>=0.51</w:t>
      </w:r>
      <w:r w:rsidRPr="007444B9">
        <w:rPr>
          <w:rFonts w:eastAsia="Times New Roman" w:cs="Times New Roman"/>
          <w:shd w:val="clear" w:color="auto" w:fill="FFFFFF"/>
        </w:rPr>
        <w:t>).</w:t>
      </w:r>
    </w:p>
    <w:p w14:paraId="31B3C8FF" w14:textId="77777777" w:rsidR="007773D7" w:rsidRPr="00E03A54" w:rsidRDefault="007773D7" w:rsidP="007773D7">
      <w:pPr>
        <w:pStyle w:val="ListParagraph"/>
        <w:numPr>
          <w:ilvl w:val="0"/>
          <w:numId w:val="1"/>
        </w:numPr>
        <w:spacing w:line="480" w:lineRule="auto"/>
        <w:rPr>
          <w:rFonts w:eastAsia="Times New Roman" w:cs="Times New Roman"/>
          <w:shd w:val="clear" w:color="auto" w:fill="FFFFFF"/>
        </w:rPr>
      </w:pPr>
      <w:commentRangeStart w:id="123"/>
      <w:r w:rsidRPr="00E03A54">
        <w:rPr>
          <w:rFonts w:eastAsia="Times New Roman" w:cs="Times New Roman"/>
          <w:i/>
          <w:shd w:val="clear" w:color="auto" w:fill="FFFFFF"/>
        </w:rPr>
        <w:t>Hsp40</w:t>
      </w:r>
      <w:commentRangeEnd w:id="123"/>
      <w:r w:rsidR="00F84DF3">
        <w:rPr>
          <w:rStyle w:val="CommentReference"/>
        </w:rPr>
        <w:commentReference w:id="123"/>
      </w:r>
    </w:p>
    <w:p w14:paraId="5932BE05" w14:textId="77777777" w:rsidR="007773D7" w:rsidRPr="00E03A54" w:rsidRDefault="007773D7" w:rsidP="007773D7">
      <w:pPr>
        <w:spacing w:line="480" w:lineRule="auto"/>
      </w:pPr>
      <w:r w:rsidRPr="00E03A54">
        <w:rPr>
          <w:noProof/>
        </w:rPr>
        <w:drawing>
          <wp:inline distT="0" distB="0" distL="0" distR="0" wp14:anchorId="63EED3AE" wp14:editId="5C3BB8C3">
            <wp:extent cx="4671471" cy="2682311"/>
            <wp:effectExtent l="0" t="0" r="0"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4672255" cy="2682761"/>
                    </a:xfrm>
                    <a:prstGeom prst="rect">
                      <a:avLst/>
                    </a:prstGeom>
                  </pic:spPr>
                </pic:pic>
              </a:graphicData>
            </a:graphic>
          </wp:inline>
        </w:drawing>
      </w:r>
    </w:p>
    <w:p w14:paraId="0AB0A86D" w14:textId="77777777" w:rsidR="007773D7" w:rsidRPr="00E03A54" w:rsidRDefault="007773D7" w:rsidP="007773D7">
      <w:pPr>
        <w:pStyle w:val="ListParagraph"/>
        <w:numPr>
          <w:ilvl w:val="0"/>
          <w:numId w:val="1"/>
        </w:numPr>
        <w:spacing w:line="480" w:lineRule="auto"/>
        <w:rPr>
          <w:i/>
        </w:rPr>
      </w:pPr>
      <w:r w:rsidRPr="00E03A54">
        <w:rPr>
          <w:i/>
        </w:rPr>
        <w:t>Hsp70</w:t>
      </w:r>
    </w:p>
    <w:p w14:paraId="3B0E9777" w14:textId="2667C383" w:rsidR="007773D7" w:rsidRPr="00E03A54" w:rsidRDefault="007773D7" w:rsidP="007773D7">
      <w:pPr>
        <w:spacing w:line="480" w:lineRule="auto"/>
        <w:rPr>
          <w:b/>
        </w:rPr>
      </w:pPr>
      <w:r w:rsidRPr="00E03A54">
        <w:rPr>
          <w:b/>
          <w:noProof/>
        </w:rPr>
        <w:drawing>
          <wp:inline distT="0" distB="0" distL="0" distR="0" wp14:anchorId="7A2C0906" wp14:editId="06631282">
            <wp:extent cx="4917469" cy="2766646"/>
            <wp:effectExtent l="0" t="0" r="0" b="254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4918709" cy="2767343"/>
                    </a:xfrm>
                    <a:prstGeom prst="rect">
                      <a:avLst/>
                    </a:prstGeom>
                  </pic:spPr>
                </pic:pic>
              </a:graphicData>
            </a:graphic>
          </wp:inline>
        </w:drawing>
      </w:r>
    </w:p>
    <w:p w14:paraId="39D572B1" w14:textId="77777777" w:rsidR="007773D7" w:rsidRPr="00E03A54" w:rsidRDefault="007773D7" w:rsidP="007773D7">
      <w:pPr>
        <w:pStyle w:val="ListParagraph"/>
        <w:numPr>
          <w:ilvl w:val="0"/>
          <w:numId w:val="1"/>
        </w:numPr>
        <w:spacing w:line="480" w:lineRule="auto"/>
      </w:pPr>
      <w:r w:rsidRPr="00E03A54">
        <w:rPr>
          <w:i/>
        </w:rPr>
        <w:t>Hsp</w:t>
      </w:r>
      <w:r w:rsidRPr="00E03A54">
        <w:t>83</w:t>
      </w:r>
    </w:p>
    <w:p w14:paraId="6B0B3EB0" w14:textId="0CD5D85B" w:rsidR="007773D7" w:rsidRPr="007773D7" w:rsidRDefault="007773D7" w:rsidP="007773D7">
      <w:pPr>
        <w:spacing w:line="480" w:lineRule="auto"/>
        <w:rPr>
          <w:b/>
        </w:rPr>
      </w:pPr>
      <w:r w:rsidRPr="00E03A54">
        <w:rPr>
          <w:b/>
          <w:noProof/>
        </w:rPr>
        <w:drawing>
          <wp:inline distT="0" distB="0" distL="0" distR="0" wp14:anchorId="21C9CB49" wp14:editId="558882FD">
            <wp:extent cx="4968402" cy="2742972"/>
            <wp:effectExtent l="0" t="0" r="0" b="63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968830" cy="2743208"/>
                    </a:xfrm>
                    <a:prstGeom prst="rect">
                      <a:avLst/>
                    </a:prstGeom>
                  </pic:spPr>
                </pic:pic>
              </a:graphicData>
            </a:graphic>
          </wp:inline>
        </w:drawing>
      </w:r>
    </w:p>
    <w:p w14:paraId="2970CA45" w14:textId="77777777" w:rsidR="007773D7" w:rsidRPr="00E03A54" w:rsidRDefault="007773D7" w:rsidP="007773D7">
      <w:pPr>
        <w:spacing w:line="480" w:lineRule="auto"/>
      </w:pPr>
      <w:r w:rsidRPr="00E03A54">
        <w:rPr>
          <w:b/>
        </w:rPr>
        <w:t>Figure 1</w:t>
      </w:r>
      <w:r w:rsidRPr="00E03A54">
        <w:t xml:space="preserve">. Relative gene expression fold change level relative to the local ground temperature each ant was experiencing at the time of collection for </w:t>
      </w:r>
      <w:r w:rsidRPr="00E03A54">
        <w:rPr>
          <w:i/>
        </w:rPr>
        <w:t xml:space="preserve">hsp40 </w:t>
      </w:r>
      <w:r w:rsidRPr="00E03A54">
        <w:t xml:space="preserve">(a), </w:t>
      </w:r>
    </w:p>
    <w:p w14:paraId="41A4B110" w14:textId="3CE108B2" w:rsidR="007773D7" w:rsidRPr="007444B9" w:rsidRDefault="007773D7" w:rsidP="007773D7">
      <w:pPr>
        <w:spacing w:line="480" w:lineRule="auto"/>
        <w:rPr>
          <w:rFonts w:eastAsia="Times New Roman" w:cs="Times New Roman"/>
          <w:shd w:val="clear" w:color="auto" w:fill="FFFFFF"/>
        </w:rPr>
      </w:pPr>
      <w:r w:rsidRPr="00E03A54">
        <w:rPr>
          <w:i/>
        </w:rPr>
        <w:t xml:space="preserve"> hsp70 </w:t>
      </w:r>
      <w:r>
        <w:t>(b),</w:t>
      </w:r>
      <w:r w:rsidRPr="00E03A54">
        <w:t xml:space="preserve"> </w:t>
      </w:r>
      <w:r>
        <w:t xml:space="preserve">and </w:t>
      </w:r>
      <w:r w:rsidRPr="00E03A54">
        <w:rPr>
          <w:i/>
        </w:rPr>
        <w:t xml:space="preserve">hsp83 </w:t>
      </w:r>
      <w:r w:rsidRPr="00E03A54">
        <w:t>(c)</w:t>
      </w:r>
      <w:r>
        <w:t xml:space="preserve">. </w:t>
      </w:r>
      <w:r w:rsidRPr="00E03A54">
        <w:t>Red dots represent Duke Forest and blue dots represent Harvard Forest.</w:t>
      </w:r>
    </w:p>
    <w:p w14:paraId="181670E9" w14:textId="77777777" w:rsidR="00670D56" w:rsidRPr="00E03A54" w:rsidRDefault="00670D56" w:rsidP="00670D56">
      <w:pPr>
        <w:spacing w:line="480" w:lineRule="auto"/>
        <w:rPr>
          <w:rFonts w:asciiTheme="majorHAnsi" w:eastAsia="Times New Roman" w:hAnsiTheme="majorHAnsi" w:cs="Times New Roman"/>
          <w:b/>
          <w:shd w:val="clear" w:color="auto" w:fill="FFFFFF"/>
        </w:rPr>
      </w:pPr>
      <w:r w:rsidRPr="00E03A54">
        <w:rPr>
          <w:rFonts w:asciiTheme="majorHAnsi" w:eastAsia="Times New Roman" w:hAnsiTheme="majorHAnsi" w:cs="Times New Roman"/>
          <w:b/>
          <w:shd w:val="clear" w:color="auto" w:fill="FFFFFF"/>
        </w:rPr>
        <w:t>Discussion</w:t>
      </w:r>
    </w:p>
    <w:p w14:paraId="2FF6547E" w14:textId="0449A73D" w:rsidR="00670D56" w:rsidRDefault="00670D56" w:rsidP="00670D56">
      <w:pPr>
        <w:spacing w:line="480" w:lineRule="auto"/>
        <w:rPr>
          <w:rFonts w:eastAsia="Times New Roman" w:cs="Times New Roman"/>
          <w:shd w:val="clear" w:color="auto" w:fill="FFFFFF"/>
        </w:rPr>
      </w:pPr>
      <w:r w:rsidRPr="00E03A54">
        <w:rPr>
          <w:rFonts w:eastAsia="Times New Roman" w:cs="Times New Roman"/>
          <w:shd w:val="clear" w:color="auto" w:fill="FFFFFF"/>
        </w:rPr>
        <w:tab/>
      </w:r>
      <w:r w:rsidR="002B45B5">
        <w:rPr>
          <w:rFonts w:eastAsia="Times New Roman" w:cs="Times New Roman"/>
          <w:shd w:val="clear" w:color="auto" w:fill="FFFFFF"/>
        </w:rPr>
        <w:t>E</w:t>
      </w:r>
      <w:r w:rsidRPr="00E03A54">
        <w:rPr>
          <w:rFonts w:eastAsia="Times New Roman" w:cs="Times New Roman"/>
          <w:shd w:val="clear" w:color="auto" w:fill="FFFFFF"/>
        </w:rPr>
        <w:t xml:space="preserve">xperimental warming does appear to increase expression of the thermally stress induced protein, </w:t>
      </w:r>
      <w:r w:rsidRPr="00E03A54">
        <w:rPr>
          <w:rFonts w:eastAsia="Times New Roman" w:cs="Times New Roman"/>
          <w:i/>
          <w:shd w:val="clear" w:color="auto" w:fill="FFFFFF"/>
        </w:rPr>
        <w:t>hsp70,</w:t>
      </w:r>
      <w:r w:rsidRPr="00E03A54">
        <w:rPr>
          <w:rFonts w:eastAsia="Times New Roman" w:cs="Times New Roman"/>
          <w:shd w:val="clear" w:color="auto" w:fill="FFFFFF"/>
        </w:rPr>
        <w:t xml:space="preserve"> and two of its corresponding co-chaperons, </w:t>
      </w:r>
      <w:r w:rsidRPr="00E03A54">
        <w:rPr>
          <w:rFonts w:eastAsia="Times New Roman" w:cs="Times New Roman"/>
          <w:i/>
          <w:shd w:val="clear" w:color="auto" w:fill="FFFFFF"/>
        </w:rPr>
        <w:t>hsp40</w:t>
      </w:r>
      <w:r w:rsidRPr="00E03A54">
        <w:rPr>
          <w:rFonts w:eastAsia="Times New Roman" w:cs="Times New Roman"/>
          <w:shd w:val="clear" w:color="auto" w:fill="FFFFFF"/>
        </w:rPr>
        <w:t xml:space="preserve"> and </w:t>
      </w:r>
      <w:r w:rsidRPr="00E03A54">
        <w:rPr>
          <w:rFonts w:eastAsia="Times New Roman" w:cs="Times New Roman"/>
          <w:i/>
          <w:shd w:val="clear" w:color="auto" w:fill="FFFFFF"/>
        </w:rPr>
        <w:t xml:space="preserve">hsp83 </w:t>
      </w:r>
      <w:r w:rsidRPr="00E03A54">
        <w:rPr>
          <w:rFonts w:eastAsia="Times New Roman" w:cs="Times New Roman"/>
          <w:shd w:val="clear" w:color="auto" w:fill="FFFFFF"/>
        </w:rPr>
        <w:t xml:space="preserve">(Fig. 1). Unlike our predictions of observing a site by temperature interaction, </w:t>
      </w:r>
      <w:r w:rsidRPr="00E03A54">
        <w:rPr>
          <w:rFonts w:eastAsia="Times New Roman" w:cs="Times New Roman"/>
          <w:i/>
          <w:shd w:val="clear" w:color="auto" w:fill="FFFFFF"/>
        </w:rPr>
        <w:t xml:space="preserve">Aphaenogaster </w:t>
      </w:r>
      <w:r w:rsidRPr="00E03A54">
        <w:rPr>
          <w:rFonts w:eastAsia="Times New Roman" w:cs="Times New Roman"/>
          <w:shd w:val="clear" w:color="auto" w:fill="FFFFFF"/>
        </w:rPr>
        <w:t xml:space="preserve">experiencing </w:t>
      </w:r>
      <w:r w:rsidR="00C94423">
        <w:rPr>
          <w:rFonts w:eastAsia="Times New Roman" w:cs="Times New Roman"/>
          <w:shd w:val="clear" w:color="auto" w:fill="FFFFFF"/>
        </w:rPr>
        <w:t>higher</w:t>
      </w:r>
      <w:r w:rsidRPr="00E03A54">
        <w:rPr>
          <w:rFonts w:eastAsia="Times New Roman" w:cs="Times New Roman"/>
          <w:shd w:val="clear" w:color="auto" w:fill="FFFFFF"/>
        </w:rPr>
        <w:t xml:space="preserve"> ground temperature display a </w:t>
      </w:r>
      <w:r w:rsidR="00C94423" w:rsidRPr="00E03A54">
        <w:rPr>
          <w:rFonts w:eastAsia="Times New Roman" w:cs="Times New Roman"/>
          <w:shd w:val="clear" w:color="auto" w:fill="FFFFFF"/>
        </w:rPr>
        <w:t>greater</w:t>
      </w:r>
      <w:r w:rsidRPr="00E03A54">
        <w:rPr>
          <w:rFonts w:eastAsia="Times New Roman" w:cs="Times New Roman"/>
          <w:shd w:val="clear" w:color="auto" w:fill="FFFFFF"/>
        </w:rPr>
        <w:t xml:space="preserve"> relative expression of all three Hsps at both Harvard and Duke Forest. Although </w:t>
      </w:r>
      <w:r w:rsidRPr="00E03A54">
        <w:rPr>
          <w:rFonts w:eastAsia="Times New Roman" w:cs="Times New Roman"/>
          <w:i/>
          <w:shd w:val="clear" w:color="auto" w:fill="FFFFFF"/>
        </w:rPr>
        <w:t>Aphaenogaster</w:t>
      </w:r>
      <w:r w:rsidRPr="00E03A54">
        <w:rPr>
          <w:rFonts w:eastAsia="Times New Roman" w:cs="Times New Roman"/>
          <w:shd w:val="clear" w:color="auto" w:fill="FFFFFF"/>
        </w:rPr>
        <w:t xml:space="preserve"> in northern forests may survive further from their m</w:t>
      </w:r>
      <w:r w:rsidR="00C94423">
        <w:rPr>
          <w:rFonts w:eastAsia="Times New Roman" w:cs="Times New Roman"/>
          <w:shd w:val="clear" w:color="auto" w:fill="FFFFFF"/>
        </w:rPr>
        <w:t>aximum thermal limits (</w:t>
      </w:r>
      <w:r w:rsidR="0085687E" w:rsidRPr="00E03A54">
        <w:rPr>
          <w:rFonts w:eastAsia="Times New Roman" w:cs="Times New Roman"/>
          <w:shd w:val="clear" w:color="auto" w:fill="FFFFFF"/>
        </w:rPr>
        <w:t>Diamond et al. 2013</w:t>
      </w:r>
      <w:r w:rsidR="00C94423">
        <w:rPr>
          <w:rFonts w:eastAsia="Times New Roman" w:cs="Times New Roman"/>
          <w:shd w:val="clear" w:color="auto" w:fill="FFFFFF"/>
        </w:rPr>
        <w:t>),</w:t>
      </w:r>
      <w:r w:rsidRPr="00E03A54">
        <w:rPr>
          <w:rFonts w:eastAsia="Times New Roman" w:cs="Times New Roman"/>
          <w:i/>
          <w:shd w:val="clear" w:color="auto" w:fill="FFFFFF"/>
        </w:rPr>
        <w:t xml:space="preserve"> </w:t>
      </w:r>
      <w:r w:rsidRPr="00E03A54">
        <w:rPr>
          <w:rFonts w:eastAsia="Times New Roman" w:cs="Times New Roman"/>
          <w:shd w:val="clear" w:color="auto" w:fill="FFFFFF"/>
        </w:rPr>
        <w:t xml:space="preserve">these results suggest </w:t>
      </w:r>
      <w:r w:rsidR="00C94423">
        <w:rPr>
          <w:rFonts w:eastAsia="Times New Roman" w:cs="Times New Roman"/>
          <w:shd w:val="clear" w:color="auto" w:fill="FFFFFF"/>
        </w:rPr>
        <w:t xml:space="preserve">both locations </w:t>
      </w:r>
      <w:r w:rsidRPr="00E03A54">
        <w:rPr>
          <w:rFonts w:eastAsia="Times New Roman" w:cs="Times New Roman"/>
          <w:shd w:val="clear" w:color="auto" w:fill="FFFFFF"/>
        </w:rPr>
        <w:t xml:space="preserve">experience </w:t>
      </w:r>
      <w:r w:rsidR="00C94423">
        <w:rPr>
          <w:rFonts w:eastAsia="Times New Roman" w:cs="Times New Roman"/>
          <w:shd w:val="clear" w:color="auto" w:fill="FFFFFF"/>
        </w:rPr>
        <w:t>sub-lethal stress as temperature increases</w:t>
      </w:r>
      <w:r w:rsidRPr="00E03A54">
        <w:rPr>
          <w:rFonts w:eastAsia="Times New Roman" w:cs="Times New Roman"/>
          <w:shd w:val="clear" w:color="auto" w:fill="FFFFFF"/>
        </w:rPr>
        <w:t>, not just populations found at lower latitude</w:t>
      </w:r>
      <w:r w:rsidR="00C94423">
        <w:rPr>
          <w:rFonts w:eastAsia="Times New Roman" w:cs="Times New Roman"/>
          <w:shd w:val="clear" w:color="auto" w:fill="FFFFFF"/>
        </w:rPr>
        <w:t xml:space="preserve"> with narrow ranges of thermal tolerance.</w:t>
      </w:r>
      <w:r w:rsidRPr="00E03A54">
        <w:rPr>
          <w:rFonts w:eastAsia="Times New Roman" w:cs="Times New Roman"/>
          <w:shd w:val="clear" w:color="auto" w:fill="FFFFFF"/>
        </w:rPr>
        <w:t xml:space="preserve"> </w:t>
      </w:r>
    </w:p>
    <w:p w14:paraId="3633F956" w14:textId="05F579AB" w:rsidR="00C14C07" w:rsidRDefault="00F94182" w:rsidP="00670D56">
      <w:pPr>
        <w:spacing w:line="480" w:lineRule="auto"/>
        <w:rPr>
          <w:rFonts w:eastAsia="Times New Roman" w:cs="Times New Roman"/>
          <w:shd w:val="clear" w:color="auto" w:fill="FFFFFF"/>
        </w:rPr>
      </w:pPr>
      <w:r>
        <w:rPr>
          <w:rFonts w:eastAsia="Times New Roman" w:cs="Times New Roman"/>
          <w:shd w:val="clear" w:color="auto" w:fill="FFFFFF"/>
        </w:rPr>
        <w:tab/>
      </w:r>
      <w:r w:rsidR="002B45B5">
        <w:rPr>
          <w:rFonts w:eastAsia="Times New Roman" w:cs="Times New Roman"/>
          <w:shd w:val="clear" w:color="auto" w:fill="FFFFFF"/>
        </w:rPr>
        <w:t xml:space="preserve">While </w:t>
      </w:r>
      <w:r w:rsidR="002B45B5" w:rsidRPr="00E03A54">
        <w:rPr>
          <w:rFonts w:eastAsia="Times New Roman" w:cs="Times New Roman"/>
          <w:i/>
          <w:shd w:val="clear" w:color="auto" w:fill="FFFFFF"/>
        </w:rPr>
        <w:t>Aphaenogaster</w:t>
      </w:r>
      <w:r w:rsidR="002B45B5" w:rsidRPr="00E03A54">
        <w:rPr>
          <w:rFonts w:eastAsia="Times New Roman" w:cs="Times New Roman"/>
          <w:shd w:val="clear" w:color="auto" w:fill="FFFFFF"/>
        </w:rPr>
        <w:t xml:space="preserve"> </w:t>
      </w:r>
      <w:r w:rsidR="002B45B5">
        <w:rPr>
          <w:rFonts w:eastAsia="Times New Roman" w:cs="Times New Roman"/>
          <w:shd w:val="clear" w:color="auto" w:fill="FFFFFF"/>
        </w:rPr>
        <w:t xml:space="preserve">colonies at both sites indicated the presence of sub-lethal stress, Hsp expression was found to be significantly higher in Duke Forest implying foragers from the southern site </w:t>
      </w:r>
      <w:r w:rsidR="007F1CD0">
        <w:rPr>
          <w:rFonts w:eastAsia="Times New Roman" w:cs="Times New Roman"/>
          <w:shd w:val="clear" w:color="auto" w:fill="FFFFFF"/>
        </w:rPr>
        <w:t xml:space="preserve">are </w:t>
      </w:r>
      <w:r w:rsidR="002B45B5">
        <w:rPr>
          <w:rFonts w:eastAsia="Times New Roman" w:cs="Times New Roman"/>
          <w:shd w:val="clear" w:color="auto" w:fill="FFFFFF"/>
        </w:rPr>
        <w:t xml:space="preserve">primed to </w:t>
      </w:r>
      <w:r w:rsidR="007F1CD0">
        <w:rPr>
          <w:rFonts w:eastAsia="Times New Roman" w:cs="Times New Roman"/>
          <w:shd w:val="clear" w:color="auto" w:fill="FFFFFF"/>
        </w:rPr>
        <w:t>up-regulate</w:t>
      </w:r>
      <w:r w:rsidR="002B45B5">
        <w:rPr>
          <w:rFonts w:eastAsia="Times New Roman" w:cs="Times New Roman"/>
          <w:shd w:val="clear" w:color="auto" w:fill="FFFFFF"/>
        </w:rPr>
        <w:t xml:space="preserve"> Hsp expression</w:t>
      </w:r>
      <w:r w:rsidR="00F136AD">
        <w:rPr>
          <w:rFonts w:eastAsia="Times New Roman" w:cs="Times New Roman"/>
          <w:shd w:val="clear" w:color="auto" w:fill="FFFFFF"/>
        </w:rPr>
        <w:t xml:space="preserve"> quicker than those at Harvard forest</w:t>
      </w:r>
      <w:r w:rsidR="007F1CD0">
        <w:rPr>
          <w:rFonts w:eastAsia="Times New Roman" w:cs="Times New Roman"/>
          <w:shd w:val="clear" w:color="auto" w:fill="FFFFFF"/>
        </w:rPr>
        <w:t>.</w:t>
      </w:r>
      <w:r w:rsidR="002B45B5">
        <w:rPr>
          <w:rFonts w:eastAsia="Times New Roman" w:cs="Times New Roman"/>
          <w:shd w:val="clear" w:color="auto" w:fill="FFFFFF"/>
        </w:rPr>
        <w:t xml:space="preserve"> </w:t>
      </w:r>
      <w:r w:rsidR="007F1CD0">
        <w:rPr>
          <w:rFonts w:eastAsia="Times New Roman" w:cs="Times New Roman"/>
          <w:shd w:val="clear" w:color="auto" w:fill="FFFFFF"/>
        </w:rPr>
        <w:t>(Because they’ve already been experiencing warm temps? Because they are experiencing a higher degree of stress?</w:t>
      </w:r>
      <w:r w:rsidR="00F136AD">
        <w:rPr>
          <w:rFonts w:eastAsia="Times New Roman" w:cs="Times New Roman"/>
          <w:shd w:val="clear" w:color="auto" w:fill="FFFFFF"/>
        </w:rPr>
        <w:t xml:space="preserve"> More literature searching and examples</w:t>
      </w:r>
      <w:r w:rsidR="007F1CD0">
        <w:rPr>
          <w:rFonts w:eastAsia="Times New Roman" w:cs="Times New Roman"/>
          <w:shd w:val="clear" w:color="auto" w:fill="FFFFFF"/>
        </w:rPr>
        <w:t>)</w:t>
      </w:r>
      <w:r w:rsidR="00F136AD">
        <w:rPr>
          <w:rFonts w:eastAsia="Times New Roman" w:cs="Times New Roman"/>
          <w:shd w:val="clear" w:color="auto" w:fill="FFFFFF"/>
        </w:rPr>
        <w:t xml:space="preserve">. </w:t>
      </w:r>
      <w:r w:rsidR="002B45B5">
        <w:rPr>
          <w:rFonts w:eastAsia="Times New Roman" w:cs="Times New Roman"/>
          <w:shd w:val="clear" w:color="auto" w:fill="FFFFFF"/>
        </w:rPr>
        <w:t xml:space="preserve"> </w:t>
      </w:r>
    </w:p>
    <w:p w14:paraId="2A5781AD" w14:textId="37E39489" w:rsidR="00F136AD" w:rsidRPr="002B45B5" w:rsidRDefault="00F136AD" w:rsidP="00670D56">
      <w:pPr>
        <w:spacing w:line="480" w:lineRule="auto"/>
        <w:rPr>
          <w:rFonts w:eastAsia="Times New Roman" w:cs="Times New Roman"/>
          <w:shd w:val="clear" w:color="auto" w:fill="FFFFFF"/>
        </w:rPr>
      </w:pPr>
      <w:r>
        <w:rPr>
          <w:rFonts w:eastAsia="Times New Roman" w:cs="Times New Roman"/>
          <w:shd w:val="clear" w:color="auto" w:fill="FFFFFF"/>
        </w:rPr>
        <w:tab/>
        <w:t xml:space="preserve">Gene expression values were calculated </w:t>
      </w:r>
      <w:r w:rsidR="00702A45">
        <w:rPr>
          <w:rFonts w:eastAsia="Times New Roman" w:cs="Times New Roman"/>
          <w:shd w:val="clear" w:color="auto" w:fill="FFFFFF"/>
        </w:rPr>
        <w:t xml:space="preserve">using the </w:t>
      </w:r>
      <w:r w:rsidR="00702A45">
        <w:rPr>
          <w:rFonts w:ascii="Cambria" w:eastAsia="Times New Roman" w:hAnsi="Cambria" w:cs="Times New Roman"/>
          <w:shd w:val="clear" w:color="auto" w:fill="FFFFFF"/>
        </w:rPr>
        <w:t>ΔΔ</w:t>
      </w:r>
      <w:r w:rsidR="00702A45">
        <w:rPr>
          <w:rFonts w:eastAsia="Times New Roman" w:cs="Times New Roman"/>
          <w:shd w:val="clear" w:color="auto" w:fill="FFFFFF"/>
        </w:rPr>
        <w:t xml:space="preserve">CT method comparing CT values of each HSP gene </w:t>
      </w:r>
      <w:r>
        <w:rPr>
          <w:rFonts w:eastAsia="Times New Roman" w:cs="Times New Roman"/>
          <w:shd w:val="clear" w:color="auto" w:fill="FFFFFF"/>
        </w:rPr>
        <w:t xml:space="preserve">to </w:t>
      </w:r>
      <w:r w:rsidR="00702A45">
        <w:rPr>
          <w:rFonts w:eastAsia="Times New Roman" w:cs="Times New Roman"/>
          <w:shd w:val="clear" w:color="auto" w:fill="FFFFFF"/>
        </w:rPr>
        <w:t>a</w:t>
      </w:r>
      <w:r>
        <w:rPr>
          <w:rFonts w:eastAsia="Times New Roman" w:cs="Times New Roman"/>
          <w:shd w:val="clear" w:color="auto" w:fill="FFFFFF"/>
        </w:rPr>
        <w:t xml:space="preserve"> </w:t>
      </w:r>
      <w:r w:rsidR="00702A45">
        <w:rPr>
          <w:rFonts w:eastAsia="Times New Roman" w:cs="Times New Roman"/>
          <w:shd w:val="clear" w:color="auto" w:fill="FFFFFF"/>
        </w:rPr>
        <w:t xml:space="preserve">stable </w:t>
      </w:r>
      <w:r>
        <w:rPr>
          <w:rFonts w:eastAsia="Times New Roman" w:cs="Times New Roman"/>
          <w:shd w:val="clear" w:color="auto" w:fill="FFFFFF"/>
        </w:rPr>
        <w:t>housekeeping gene</w:t>
      </w:r>
      <w:r w:rsidR="00702A45">
        <w:rPr>
          <w:rFonts w:eastAsia="Times New Roman" w:cs="Times New Roman"/>
          <w:shd w:val="clear" w:color="auto" w:fill="FFFFFF"/>
        </w:rPr>
        <w:t>. 18S rRNA was used as our housekeeping gene but did not display stable expression across temperatures at Harvard Forest (Fig. 1d</w:t>
      </w:r>
      <w:r w:rsidR="00BB5F4C">
        <w:rPr>
          <w:rFonts w:eastAsia="Times New Roman" w:cs="Times New Roman"/>
          <w:shd w:val="clear" w:color="auto" w:fill="FFFFFF"/>
        </w:rPr>
        <w:t xml:space="preserve">). </w:t>
      </w:r>
      <w:r w:rsidR="00947F9A">
        <w:rPr>
          <w:rFonts w:eastAsia="Times New Roman" w:cs="Times New Roman"/>
          <w:shd w:val="clear" w:color="auto" w:fill="FFFFFF"/>
        </w:rPr>
        <w:t>We are currently conducting qPCR testing three additional genes (</w:t>
      </w:r>
      <w:r w:rsidR="00947F9A" w:rsidRPr="00E03A54">
        <w:rPr>
          <w:rFonts w:eastAsia="Times New Roman" w:cs="Times New Roman"/>
          <w:shd w:val="clear" w:color="auto" w:fill="FFFFFF"/>
        </w:rPr>
        <w:t>actin, EF1B, and GAPDH</w:t>
      </w:r>
      <w:r w:rsidR="00947F9A">
        <w:rPr>
          <w:rFonts w:eastAsia="Times New Roman" w:cs="Times New Roman"/>
          <w:shd w:val="clear" w:color="auto" w:fill="FFFFFF"/>
        </w:rPr>
        <w:t xml:space="preserve">) for stability to see which will serve as the best housekeeping gene. Although </w:t>
      </w:r>
      <w:r w:rsidR="00D55017">
        <w:rPr>
          <w:rFonts w:eastAsia="Times New Roman" w:cs="Times New Roman"/>
          <w:shd w:val="clear" w:color="auto" w:fill="FFFFFF"/>
        </w:rPr>
        <w:t>18S expression in Harvard Forest could be affecting the observed relationships, a more stable housekeeping gene would increase Hsp expression values contradicting previous behavioral data recorded from Harvard Forest to an even greater extent. (examples)</w:t>
      </w:r>
    </w:p>
    <w:p w14:paraId="181421F2" w14:textId="22B9BC9C" w:rsidR="00670D56" w:rsidRPr="00E03A54" w:rsidRDefault="00670D56" w:rsidP="00670D56">
      <w:pPr>
        <w:spacing w:line="480" w:lineRule="auto"/>
        <w:rPr>
          <w:rFonts w:eastAsia="Times New Roman" w:cs="Times New Roman"/>
          <w:shd w:val="clear" w:color="auto" w:fill="FFFFFF"/>
        </w:rPr>
      </w:pPr>
      <w:r w:rsidRPr="00E03A54">
        <w:rPr>
          <w:rFonts w:eastAsia="Times New Roman" w:cs="Times New Roman"/>
          <w:shd w:val="clear" w:color="auto" w:fill="FFFFFF"/>
        </w:rPr>
        <w:tab/>
        <w:t>To increase the accuracy of our results RIN values will be found for each sample, supplementary data from remaining samples will be added, quantified Hsp samples will be sequenced, and qPCR will be conducted using</w:t>
      </w:r>
      <w:r w:rsidR="00E150D5">
        <w:rPr>
          <w:rFonts w:eastAsia="Times New Roman" w:cs="Times New Roman"/>
          <w:shd w:val="clear" w:color="auto" w:fill="FFFFFF"/>
        </w:rPr>
        <w:t xml:space="preserve"> two additional genes (actin </w:t>
      </w:r>
      <w:r w:rsidRPr="00E03A54">
        <w:rPr>
          <w:rFonts w:eastAsia="Times New Roman" w:cs="Times New Roman"/>
          <w:shd w:val="clear" w:color="auto" w:fill="FFFFFF"/>
        </w:rPr>
        <w:t xml:space="preserve">and GAPDH) to identify the most stable housekeeping gene. Added molecular data will increase the </w:t>
      </w:r>
      <w:r w:rsidR="005B3C04">
        <w:rPr>
          <w:rFonts w:eastAsia="Times New Roman" w:cs="Times New Roman"/>
          <w:shd w:val="clear" w:color="auto" w:fill="FFFFFF"/>
        </w:rPr>
        <w:t>accuracy of our data providing</w:t>
      </w:r>
      <w:r w:rsidRPr="00E03A54">
        <w:rPr>
          <w:rFonts w:eastAsia="Times New Roman" w:cs="Times New Roman"/>
          <w:shd w:val="clear" w:color="auto" w:fill="FFFFFF"/>
        </w:rPr>
        <w:t xml:space="preserve"> further validity to </w:t>
      </w:r>
      <w:r w:rsidR="00912B4C">
        <w:rPr>
          <w:rFonts w:eastAsia="Times New Roman" w:cs="Times New Roman"/>
          <w:shd w:val="clear" w:color="auto" w:fill="FFFFFF"/>
        </w:rPr>
        <w:t>our</w:t>
      </w:r>
      <w:r w:rsidRPr="00E03A54">
        <w:rPr>
          <w:rFonts w:eastAsia="Times New Roman" w:cs="Times New Roman"/>
          <w:shd w:val="clear" w:color="auto" w:fill="FFFFFF"/>
        </w:rPr>
        <w:t xml:space="preserve"> results.   </w:t>
      </w:r>
    </w:p>
    <w:p w14:paraId="5766EEEB" w14:textId="77777777" w:rsidR="00670D56" w:rsidRPr="00E03A54" w:rsidRDefault="00670D56" w:rsidP="00670D56">
      <w:pPr>
        <w:spacing w:line="480" w:lineRule="auto"/>
        <w:rPr>
          <w:rFonts w:asciiTheme="majorHAnsi" w:eastAsia="Times New Roman" w:hAnsiTheme="majorHAnsi" w:cs="Times New Roman"/>
          <w:b/>
          <w:shd w:val="clear" w:color="auto" w:fill="FFFFFF"/>
        </w:rPr>
      </w:pPr>
      <w:r w:rsidRPr="00E03A54">
        <w:rPr>
          <w:rFonts w:asciiTheme="majorHAnsi" w:eastAsia="Times New Roman" w:hAnsiTheme="majorHAnsi" w:cs="Times New Roman"/>
          <w:b/>
          <w:shd w:val="clear" w:color="auto" w:fill="FFFFFF"/>
        </w:rPr>
        <w:t>Acknowledgements</w:t>
      </w:r>
    </w:p>
    <w:p w14:paraId="3A04855E" w14:textId="7635D28E" w:rsidR="00E03A54" w:rsidRDefault="00670D56" w:rsidP="00E03A54">
      <w:pPr>
        <w:spacing w:line="480" w:lineRule="auto"/>
        <w:ind w:firstLine="720"/>
        <w:rPr>
          <w:rFonts w:eastAsia="Times New Roman" w:cs="Times New Roman"/>
          <w:shd w:val="clear" w:color="auto" w:fill="FFFFFF"/>
        </w:rPr>
      </w:pPr>
      <w:r w:rsidRPr="00E03A54">
        <w:rPr>
          <w:rFonts w:eastAsia="Times New Roman" w:cs="Times New Roman"/>
          <w:shd w:val="clear" w:color="auto" w:fill="FFFFFF"/>
        </w:rPr>
        <w:t xml:space="preserve">This work was supported by the National Science Foundation, Division of Environmental Biology. We thank </w:t>
      </w:r>
      <w:del w:id="124" w:author="Andrew Nguyen" w:date="2016-02-11T15:47:00Z">
        <w:r w:rsidRPr="00E03A54" w:rsidDel="000951A4">
          <w:rPr>
            <w:rFonts w:eastAsia="Times New Roman" w:cs="Times New Roman"/>
            <w:shd w:val="clear" w:color="auto" w:fill="FFFFFF"/>
          </w:rPr>
          <w:delText xml:space="preserve">Nicholas Gotelli, </w:delText>
        </w:r>
      </w:del>
      <w:r w:rsidRPr="00E03A54">
        <w:rPr>
          <w:rFonts w:eastAsia="Times New Roman" w:cs="Times New Roman"/>
          <w:shd w:val="clear" w:color="auto" w:fill="FFFFFF"/>
        </w:rPr>
        <w:t>Yainna Hernàiz-Hernàndez</w:t>
      </w:r>
      <w:del w:id="125" w:author="Andrew Nguyen" w:date="2016-02-11T15:47:00Z">
        <w:r w:rsidRPr="00E03A54" w:rsidDel="000951A4">
          <w:rPr>
            <w:rFonts w:eastAsia="Times New Roman" w:cs="Times New Roman"/>
            <w:shd w:val="clear" w:color="auto" w:fill="FFFFFF"/>
          </w:rPr>
          <w:delText>, and Katie Miller</w:delText>
        </w:r>
      </w:del>
      <w:r w:rsidRPr="00E03A54">
        <w:rPr>
          <w:rFonts w:eastAsia="Times New Roman" w:cs="Times New Roman"/>
          <w:shd w:val="clear" w:color="auto" w:fill="FFFFFF"/>
        </w:rPr>
        <w:t xml:space="preserve"> for </w:t>
      </w:r>
      <w:del w:id="126" w:author="Andrew Nguyen" w:date="2016-02-11T15:47:00Z">
        <w:r w:rsidRPr="00E03A54" w:rsidDel="000951A4">
          <w:rPr>
            <w:rFonts w:eastAsia="Times New Roman" w:cs="Times New Roman"/>
            <w:shd w:val="clear" w:color="auto" w:fill="FFFFFF"/>
          </w:rPr>
          <w:delText xml:space="preserve">laboratory </w:delText>
        </w:r>
      </w:del>
      <w:ins w:id="127" w:author="Andrew Nguyen" w:date="2016-02-11T15:47:00Z">
        <w:r w:rsidR="000951A4">
          <w:rPr>
            <w:rFonts w:eastAsia="Times New Roman" w:cs="Times New Roman"/>
            <w:shd w:val="clear" w:color="auto" w:fill="FFFFFF"/>
          </w:rPr>
          <w:t>technical</w:t>
        </w:r>
        <w:r w:rsidR="000951A4" w:rsidRPr="00E03A54">
          <w:rPr>
            <w:rFonts w:eastAsia="Times New Roman" w:cs="Times New Roman"/>
            <w:shd w:val="clear" w:color="auto" w:fill="FFFFFF"/>
          </w:rPr>
          <w:t xml:space="preserve"> </w:t>
        </w:r>
      </w:ins>
      <w:r w:rsidRPr="00E03A54">
        <w:rPr>
          <w:rFonts w:eastAsia="Times New Roman" w:cs="Times New Roman"/>
          <w:shd w:val="clear" w:color="auto" w:fill="FFFFFF"/>
        </w:rPr>
        <w:t>assistance</w:t>
      </w:r>
      <w:ins w:id="128" w:author="Andrew Nguyen" w:date="2016-02-11T15:47:00Z">
        <w:r w:rsidR="000951A4">
          <w:rPr>
            <w:rFonts w:eastAsia="Times New Roman" w:cs="Times New Roman"/>
            <w:shd w:val="clear" w:color="auto" w:fill="FFFFFF"/>
          </w:rPr>
          <w:t>.</w:t>
        </w:r>
      </w:ins>
      <w:del w:id="129" w:author="Andrew Nguyen" w:date="2016-02-11T15:47:00Z">
        <w:r w:rsidRPr="00E03A54" w:rsidDel="000951A4">
          <w:rPr>
            <w:rFonts w:eastAsia="Times New Roman" w:cs="Times New Roman"/>
            <w:shd w:val="clear" w:color="auto" w:fill="FFFFFF"/>
          </w:rPr>
          <w:delText xml:space="preserve"> and manuscript suggestions.</w:delText>
        </w:r>
      </w:del>
    </w:p>
    <w:p w14:paraId="1435DBEC" w14:textId="3CB0E3CE" w:rsidR="00E03A54" w:rsidRPr="00E03A54" w:rsidRDefault="00E03A54" w:rsidP="00E03A54">
      <w:pPr>
        <w:rPr>
          <w:rFonts w:eastAsia="Times New Roman" w:cs="Times New Roman"/>
          <w:shd w:val="clear" w:color="auto" w:fill="FFFFFF"/>
        </w:rPr>
      </w:pPr>
      <w:r>
        <w:rPr>
          <w:rFonts w:eastAsia="Times New Roman" w:cs="Times New Roman"/>
          <w:shd w:val="clear" w:color="auto" w:fill="FFFFFF"/>
        </w:rPr>
        <w:br w:type="page"/>
      </w:r>
    </w:p>
    <w:p w14:paraId="2092E1A5" w14:textId="706868F5" w:rsidR="00670D56" w:rsidRPr="007773D7" w:rsidRDefault="00670D56" w:rsidP="00670D56">
      <w:pPr>
        <w:spacing w:line="480" w:lineRule="auto"/>
        <w:rPr>
          <w:rFonts w:eastAsia="Times New Roman" w:cs="Times New Roman"/>
          <w:shd w:val="clear" w:color="auto" w:fill="FFFFFF"/>
        </w:rPr>
      </w:pPr>
      <w:r w:rsidRPr="00E03A54">
        <w:rPr>
          <w:rFonts w:asciiTheme="majorHAnsi" w:eastAsia="Times New Roman" w:hAnsiTheme="majorHAnsi" w:cs="Times New Roman"/>
          <w:b/>
          <w:shd w:val="clear" w:color="auto" w:fill="FFFFFF"/>
        </w:rPr>
        <w:t xml:space="preserve">Supplemental </w:t>
      </w:r>
    </w:p>
    <w:tbl>
      <w:tblPr>
        <w:tblStyle w:val="TableGrid"/>
        <w:tblpPr w:leftFromText="180" w:rightFromText="180" w:vertAnchor="text" w:horzAnchor="page" w:tblpX="1909" w:tblpY="170"/>
        <w:tblW w:w="0" w:type="auto"/>
        <w:tblLayout w:type="fixed"/>
        <w:tblLook w:val="04A0" w:firstRow="1" w:lastRow="0" w:firstColumn="1" w:lastColumn="0" w:noHBand="0" w:noVBand="1"/>
      </w:tblPr>
      <w:tblGrid>
        <w:gridCol w:w="1729"/>
        <w:gridCol w:w="809"/>
        <w:gridCol w:w="898"/>
        <w:gridCol w:w="1442"/>
        <w:gridCol w:w="900"/>
        <w:gridCol w:w="1440"/>
        <w:gridCol w:w="1440"/>
      </w:tblGrid>
      <w:tr w:rsidR="00F136AD" w:rsidRPr="00E03A54" w14:paraId="3DF41266" w14:textId="77777777" w:rsidTr="00E950F5">
        <w:trPr>
          <w:trHeight w:val="548"/>
        </w:trPr>
        <w:tc>
          <w:tcPr>
            <w:tcW w:w="1729" w:type="dxa"/>
            <w:vAlign w:val="center"/>
          </w:tcPr>
          <w:p w14:paraId="6B763A30" w14:textId="77777777" w:rsidR="00F136AD" w:rsidRPr="00E03A54" w:rsidRDefault="00F136AD" w:rsidP="00F136AD">
            <w:pPr>
              <w:jc w:val="center"/>
              <w:rPr>
                <w:b/>
              </w:rPr>
            </w:pPr>
            <w:r w:rsidRPr="00E03A54">
              <w:rPr>
                <w:b/>
              </w:rPr>
              <w:t>Collection date</w:t>
            </w:r>
          </w:p>
        </w:tc>
        <w:tc>
          <w:tcPr>
            <w:tcW w:w="809" w:type="dxa"/>
            <w:vAlign w:val="center"/>
          </w:tcPr>
          <w:p w14:paraId="31A33A0D" w14:textId="77777777" w:rsidR="00F136AD" w:rsidRPr="00E03A54" w:rsidRDefault="00F136AD" w:rsidP="00F136AD">
            <w:pPr>
              <w:jc w:val="center"/>
            </w:pPr>
            <w:r w:rsidRPr="00E03A54">
              <w:t>7/2/2013</w:t>
            </w:r>
          </w:p>
        </w:tc>
        <w:tc>
          <w:tcPr>
            <w:tcW w:w="898" w:type="dxa"/>
            <w:vAlign w:val="center"/>
          </w:tcPr>
          <w:p w14:paraId="5DF6CCE1" w14:textId="77777777" w:rsidR="00F136AD" w:rsidRPr="00E03A54" w:rsidRDefault="00F136AD" w:rsidP="00F136AD">
            <w:pPr>
              <w:jc w:val="center"/>
            </w:pPr>
            <w:r w:rsidRPr="00E03A54">
              <w:t>9/10/2013</w:t>
            </w:r>
          </w:p>
        </w:tc>
        <w:tc>
          <w:tcPr>
            <w:tcW w:w="1442" w:type="dxa"/>
            <w:vAlign w:val="center"/>
          </w:tcPr>
          <w:p w14:paraId="601EAA81" w14:textId="77777777" w:rsidR="00F136AD" w:rsidRPr="00E03A54" w:rsidRDefault="00F136AD" w:rsidP="00F136AD">
            <w:pPr>
              <w:jc w:val="center"/>
            </w:pPr>
            <w:r w:rsidRPr="00E03A54">
              <w:t>7/17/2014</w:t>
            </w:r>
          </w:p>
        </w:tc>
        <w:tc>
          <w:tcPr>
            <w:tcW w:w="900" w:type="dxa"/>
            <w:vAlign w:val="center"/>
          </w:tcPr>
          <w:p w14:paraId="137FFDBE" w14:textId="77777777" w:rsidR="00F136AD" w:rsidRPr="00E03A54" w:rsidRDefault="00F136AD" w:rsidP="00F136AD">
            <w:pPr>
              <w:jc w:val="center"/>
            </w:pPr>
            <w:r w:rsidRPr="00E03A54">
              <w:t>9/11/2014</w:t>
            </w:r>
          </w:p>
        </w:tc>
        <w:tc>
          <w:tcPr>
            <w:tcW w:w="1440" w:type="dxa"/>
            <w:vAlign w:val="center"/>
          </w:tcPr>
          <w:p w14:paraId="30362490" w14:textId="77777777" w:rsidR="00F136AD" w:rsidRPr="00E03A54" w:rsidRDefault="00F136AD" w:rsidP="00F136AD">
            <w:pPr>
              <w:jc w:val="center"/>
            </w:pPr>
            <w:r w:rsidRPr="00E03A54">
              <w:t>6/26/2013</w:t>
            </w:r>
          </w:p>
        </w:tc>
        <w:tc>
          <w:tcPr>
            <w:tcW w:w="1440" w:type="dxa"/>
            <w:vAlign w:val="center"/>
          </w:tcPr>
          <w:p w14:paraId="2825672E" w14:textId="77777777" w:rsidR="00F136AD" w:rsidRPr="00E03A54" w:rsidRDefault="00F136AD" w:rsidP="00F136AD">
            <w:pPr>
              <w:jc w:val="center"/>
            </w:pPr>
            <w:r w:rsidRPr="00E03A54">
              <w:t>8/21/2013</w:t>
            </w:r>
          </w:p>
        </w:tc>
      </w:tr>
      <w:tr w:rsidR="00F136AD" w:rsidRPr="00E03A54" w14:paraId="048B7EA6" w14:textId="77777777" w:rsidTr="00E950F5">
        <w:trPr>
          <w:trHeight w:val="274"/>
        </w:trPr>
        <w:tc>
          <w:tcPr>
            <w:tcW w:w="1729" w:type="dxa"/>
            <w:vAlign w:val="center"/>
          </w:tcPr>
          <w:p w14:paraId="57729FDB" w14:textId="77777777" w:rsidR="00F136AD" w:rsidRPr="00E03A54" w:rsidRDefault="00F136AD" w:rsidP="00F136AD">
            <w:pPr>
              <w:jc w:val="center"/>
              <w:rPr>
                <w:b/>
              </w:rPr>
            </w:pPr>
            <w:r w:rsidRPr="00E03A54">
              <w:rPr>
                <w:b/>
              </w:rPr>
              <w:t>Location</w:t>
            </w:r>
          </w:p>
        </w:tc>
        <w:tc>
          <w:tcPr>
            <w:tcW w:w="809" w:type="dxa"/>
            <w:vAlign w:val="center"/>
          </w:tcPr>
          <w:p w14:paraId="636B755D" w14:textId="77777777" w:rsidR="00F136AD" w:rsidRPr="00E03A54" w:rsidRDefault="00F136AD" w:rsidP="00F136AD">
            <w:pPr>
              <w:jc w:val="center"/>
            </w:pPr>
            <w:r w:rsidRPr="00E03A54">
              <w:t>Duke</w:t>
            </w:r>
          </w:p>
        </w:tc>
        <w:tc>
          <w:tcPr>
            <w:tcW w:w="898" w:type="dxa"/>
            <w:vAlign w:val="center"/>
          </w:tcPr>
          <w:p w14:paraId="2C8264B3" w14:textId="77777777" w:rsidR="00F136AD" w:rsidRPr="00E03A54" w:rsidRDefault="00F136AD" w:rsidP="00F136AD">
            <w:pPr>
              <w:jc w:val="center"/>
            </w:pPr>
            <w:r w:rsidRPr="00E03A54">
              <w:t>Duke</w:t>
            </w:r>
          </w:p>
        </w:tc>
        <w:tc>
          <w:tcPr>
            <w:tcW w:w="1442" w:type="dxa"/>
            <w:vAlign w:val="center"/>
          </w:tcPr>
          <w:p w14:paraId="215E00CB" w14:textId="77777777" w:rsidR="00F136AD" w:rsidRPr="00E03A54" w:rsidRDefault="00F136AD" w:rsidP="00F136AD">
            <w:pPr>
              <w:jc w:val="center"/>
            </w:pPr>
            <w:r w:rsidRPr="00E03A54">
              <w:t xml:space="preserve">Duke </w:t>
            </w:r>
          </w:p>
        </w:tc>
        <w:tc>
          <w:tcPr>
            <w:tcW w:w="900" w:type="dxa"/>
            <w:vAlign w:val="center"/>
          </w:tcPr>
          <w:p w14:paraId="2E513673" w14:textId="77777777" w:rsidR="00F136AD" w:rsidRPr="00E03A54" w:rsidRDefault="00F136AD" w:rsidP="00F136AD">
            <w:pPr>
              <w:jc w:val="center"/>
            </w:pPr>
            <w:r w:rsidRPr="00E03A54">
              <w:t>Duke</w:t>
            </w:r>
          </w:p>
        </w:tc>
        <w:tc>
          <w:tcPr>
            <w:tcW w:w="1440" w:type="dxa"/>
            <w:vAlign w:val="center"/>
          </w:tcPr>
          <w:p w14:paraId="7CA2B749" w14:textId="77777777" w:rsidR="00F136AD" w:rsidRPr="00E03A54" w:rsidRDefault="00F136AD" w:rsidP="00F136AD">
            <w:pPr>
              <w:jc w:val="center"/>
            </w:pPr>
            <w:r w:rsidRPr="00E03A54">
              <w:t>Harvard</w:t>
            </w:r>
          </w:p>
        </w:tc>
        <w:tc>
          <w:tcPr>
            <w:tcW w:w="1440" w:type="dxa"/>
            <w:vAlign w:val="center"/>
          </w:tcPr>
          <w:p w14:paraId="095E5FBD" w14:textId="77777777" w:rsidR="00F136AD" w:rsidRPr="00E03A54" w:rsidRDefault="00F136AD" w:rsidP="00F136AD">
            <w:pPr>
              <w:jc w:val="center"/>
            </w:pPr>
            <w:r w:rsidRPr="00E03A54">
              <w:t>Harvard</w:t>
            </w:r>
          </w:p>
        </w:tc>
      </w:tr>
      <w:tr w:rsidR="00F136AD" w:rsidRPr="00E03A54" w14:paraId="654AE263" w14:textId="77777777" w:rsidTr="00E950F5">
        <w:trPr>
          <w:trHeight w:val="837"/>
        </w:trPr>
        <w:tc>
          <w:tcPr>
            <w:tcW w:w="1729" w:type="dxa"/>
            <w:vAlign w:val="center"/>
          </w:tcPr>
          <w:p w14:paraId="7686677D" w14:textId="77777777" w:rsidR="00F136AD" w:rsidRPr="00E03A54" w:rsidRDefault="00F136AD" w:rsidP="00F136AD">
            <w:pPr>
              <w:jc w:val="center"/>
              <w:rPr>
                <w:b/>
              </w:rPr>
            </w:pPr>
            <w:r w:rsidRPr="00E03A54">
              <w:rPr>
                <w:b/>
              </w:rPr>
              <w:t>Number of samples collected</w:t>
            </w:r>
          </w:p>
        </w:tc>
        <w:tc>
          <w:tcPr>
            <w:tcW w:w="809" w:type="dxa"/>
            <w:vAlign w:val="center"/>
          </w:tcPr>
          <w:p w14:paraId="1D3D27AA" w14:textId="77777777" w:rsidR="00F136AD" w:rsidRPr="00E03A54" w:rsidRDefault="00F136AD" w:rsidP="00F136AD">
            <w:pPr>
              <w:jc w:val="center"/>
            </w:pPr>
            <w:r w:rsidRPr="00E03A54">
              <w:t>45</w:t>
            </w:r>
          </w:p>
        </w:tc>
        <w:tc>
          <w:tcPr>
            <w:tcW w:w="898" w:type="dxa"/>
            <w:vAlign w:val="center"/>
          </w:tcPr>
          <w:p w14:paraId="4E2764F9" w14:textId="77777777" w:rsidR="00F136AD" w:rsidRPr="00E03A54" w:rsidRDefault="00F136AD" w:rsidP="00F136AD">
            <w:pPr>
              <w:jc w:val="center"/>
            </w:pPr>
            <w:r w:rsidRPr="00E03A54">
              <w:t>41</w:t>
            </w:r>
          </w:p>
        </w:tc>
        <w:tc>
          <w:tcPr>
            <w:tcW w:w="1442" w:type="dxa"/>
            <w:vAlign w:val="center"/>
          </w:tcPr>
          <w:p w14:paraId="5859717B" w14:textId="3E863D23" w:rsidR="00F136AD" w:rsidRPr="00E03A54" w:rsidRDefault="00F136AD" w:rsidP="00F136AD">
            <w:pPr>
              <w:jc w:val="center"/>
            </w:pPr>
            <w:r w:rsidRPr="00E03A54">
              <w:t xml:space="preserve">45 (not </w:t>
            </w:r>
            <w:r w:rsidR="00E950F5">
              <w:t xml:space="preserve">yet </w:t>
            </w:r>
            <w:r w:rsidRPr="00E03A54">
              <w:t>in data set)</w:t>
            </w:r>
          </w:p>
        </w:tc>
        <w:tc>
          <w:tcPr>
            <w:tcW w:w="900" w:type="dxa"/>
            <w:vAlign w:val="center"/>
          </w:tcPr>
          <w:p w14:paraId="7A637165" w14:textId="77777777" w:rsidR="00F136AD" w:rsidRPr="00E03A54" w:rsidRDefault="00F136AD" w:rsidP="00F136AD">
            <w:pPr>
              <w:jc w:val="center"/>
            </w:pPr>
            <w:r w:rsidRPr="00E03A54">
              <w:t>33</w:t>
            </w:r>
          </w:p>
        </w:tc>
        <w:tc>
          <w:tcPr>
            <w:tcW w:w="1440" w:type="dxa"/>
            <w:vAlign w:val="center"/>
          </w:tcPr>
          <w:p w14:paraId="5402173E" w14:textId="77777777" w:rsidR="00F136AD" w:rsidRPr="00E03A54" w:rsidRDefault="00F136AD" w:rsidP="00F136AD">
            <w:pPr>
              <w:jc w:val="center"/>
            </w:pPr>
            <w:r w:rsidRPr="00E03A54">
              <w:t>33</w:t>
            </w:r>
          </w:p>
        </w:tc>
        <w:tc>
          <w:tcPr>
            <w:tcW w:w="1440" w:type="dxa"/>
            <w:vAlign w:val="center"/>
          </w:tcPr>
          <w:p w14:paraId="6F42808F" w14:textId="77777777" w:rsidR="00F136AD" w:rsidRPr="00E03A54" w:rsidRDefault="00F136AD" w:rsidP="00F136AD">
            <w:pPr>
              <w:jc w:val="center"/>
            </w:pPr>
            <w:r w:rsidRPr="00E03A54">
              <w:t>35</w:t>
            </w:r>
          </w:p>
        </w:tc>
      </w:tr>
    </w:tbl>
    <w:p w14:paraId="02302113" w14:textId="04DBD44C" w:rsidR="00670D56" w:rsidRPr="00E03A54" w:rsidRDefault="00F136AD" w:rsidP="00670D56">
      <w:pPr>
        <w:spacing w:line="480" w:lineRule="auto"/>
        <w:rPr>
          <w:rFonts w:eastAsia="Times New Roman" w:cs="Times New Roman"/>
          <w:shd w:val="clear" w:color="auto" w:fill="FFFFFF"/>
        </w:rPr>
      </w:pPr>
      <w:r w:rsidRPr="00E03A54">
        <w:rPr>
          <w:b/>
        </w:rPr>
        <w:t xml:space="preserve"> </w:t>
      </w:r>
      <w:r w:rsidR="00670D56" w:rsidRPr="00E03A54">
        <w:rPr>
          <w:b/>
        </w:rPr>
        <w:t>Table 1.</w:t>
      </w:r>
      <w:r w:rsidR="00670D56" w:rsidRPr="00E03A54">
        <w:t xml:space="preserve"> Sampling dates at Duke and Harvard Forest and the number of samples collected each day</w:t>
      </w:r>
    </w:p>
    <w:tbl>
      <w:tblPr>
        <w:tblStyle w:val="TableGrid"/>
        <w:tblpPr w:leftFromText="180" w:rightFromText="180" w:vertAnchor="text" w:horzAnchor="page" w:tblpX="1729" w:tblpY="117"/>
        <w:tblW w:w="7790" w:type="dxa"/>
        <w:tblLook w:val="04A0" w:firstRow="1" w:lastRow="0" w:firstColumn="1" w:lastColumn="0" w:noHBand="0" w:noVBand="1"/>
      </w:tblPr>
      <w:tblGrid>
        <w:gridCol w:w="2150"/>
        <w:gridCol w:w="872"/>
        <w:gridCol w:w="872"/>
        <w:gridCol w:w="872"/>
        <w:gridCol w:w="1237"/>
        <w:gridCol w:w="774"/>
        <w:gridCol w:w="1013"/>
      </w:tblGrid>
      <w:tr w:rsidR="00066BDC" w:rsidRPr="00E03A54" w14:paraId="1582334C" w14:textId="77777777" w:rsidTr="00066BDC">
        <w:tc>
          <w:tcPr>
            <w:tcW w:w="0" w:type="auto"/>
            <w:vAlign w:val="center"/>
          </w:tcPr>
          <w:p w14:paraId="0B718243" w14:textId="77777777" w:rsidR="00066BDC" w:rsidRPr="00E03A54" w:rsidRDefault="00066BDC" w:rsidP="00F136AD">
            <w:pPr>
              <w:spacing w:line="480" w:lineRule="auto"/>
              <w:jc w:val="center"/>
              <w:rPr>
                <w:b/>
              </w:rPr>
            </w:pPr>
            <w:r w:rsidRPr="00E03A54">
              <w:rPr>
                <w:b/>
              </w:rPr>
              <w:t>Gene</w:t>
            </w:r>
          </w:p>
        </w:tc>
        <w:tc>
          <w:tcPr>
            <w:tcW w:w="0" w:type="auto"/>
            <w:vAlign w:val="center"/>
          </w:tcPr>
          <w:p w14:paraId="1C9F0C33" w14:textId="77777777" w:rsidR="00066BDC" w:rsidRPr="00E03A54" w:rsidRDefault="00066BDC" w:rsidP="00F136AD">
            <w:pPr>
              <w:spacing w:line="480" w:lineRule="auto"/>
              <w:jc w:val="center"/>
              <w:rPr>
                <w:i/>
              </w:rPr>
            </w:pPr>
            <w:r w:rsidRPr="00E03A54">
              <w:rPr>
                <w:i/>
              </w:rPr>
              <w:t>hsp70</w:t>
            </w:r>
          </w:p>
        </w:tc>
        <w:tc>
          <w:tcPr>
            <w:tcW w:w="0" w:type="auto"/>
            <w:vAlign w:val="center"/>
          </w:tcPr>
          <w:p w14:paraId="1CA3D26B" w14:textId="77777777" w:rsidR="00066BDC" w:rsidRPr="00E03A54" w:rsidRDefault="00066BDC" w:rsidP="00F136AD">
            <w:pPr>
              <w:spacing w:line="480" w:lineRule="auto"/>
              <w:jc w:val="center"/>
              <w:rPr>
                <w:i/>
              </w:rPr>
            </w:pPr>
            <w:r w:rsidRPr="00E03A54">
              <w:rPr>
                <w:i/>
              </w:rPr>
              <w:t>hsp83</w:t>
            </w:r>
          </w:p>
        </w:tc>
        <w:tc>
          <w:tcPr>
            <w:tcW w:w="0" w:type="auto"/>
            <w:vAlign w:val="center"/>
          </w:tcPr>
          <w:p w14:paraId="53CC0B8E" w14:textId="77777777" w:rsidR="00066BDC" w:rsidRPr="00E03A54" w:rsidRDefault="00066BDC" w:rsidP="00F136AD">
            <w:pPr>
              <w:spacing w:line="480" w:lineRule="auto"/>
              <w:jc w:val="center"/>
              <w:rPr>
                <w:i/>
              </w:rPr>
            </w:pPr>
            <w:r w:rsidRPr="00E03A54">
              <w:rPr>
                <w:i/>
              </w:rPr>
              <w:t>hsp40</w:t>
            </w:r>
          </w:p>
        </w:tc>
        <w:tc>
          <w:tcPr>
            <w:tcW w:w="0" w:type="auto"/>
            <w:vAlign w:val="center"/>
          </w:tcPr>
          <w:p w14:paraId="55E41D04" w14:textId="77777777" w:rsidR="00066BDC" w:rsidRPr="00E03A54" w:rsidRDefault="00066BDC" w:rsidP="00F136AD">
            <w:pPr>
              <w:spacing w:line="480" w:lineRule="auto"/>
              <w:jc w:val="center"/>
              <w:rPr>
                <w:i/>
              </w:rPr>
            </w:pPr>
            <w:r w:rsidRPr="00E03A54">
              <w:rPr>
                <w:i/>
              </w:rPr>
              <w:t>18s rRNA</w:t>
            </w:r>
          </w:p>
        </w:tc>
        <w:tc>
          <w:tcPr>
            <w:tcW w:w="0" w:type="auto"/>
            <w:vAlign w:val="center"/>
          </w:tcPr>
          <w:p w14:paraId="2B39FD1E" w14:textId="77777777" w:rsidR="00066BDC" w:rsidRPr="00E03A54" w:rsidRDefault="00066BDC" w:rsidP="00F136AD">
            <w:pPr>
              <w:spacing w:line="480" w:lineRule="auto"/>
              <w:jc w:val="center"/>
              <w:rPr>
                <w:i/>
              </w:rPr>
            </w:pPr>
            <w:r w:rsidRPr="00E03A54">
              <w:rPr>
                <w:i/>
              </w:rPr>
              <w:t>actin</w:t>
            </w:r>
          </w:p>
        </w:tc>
        <w:tc>
          <w:tcPr>
            <w:tcW w:w="0" w:type="auto"/>
            <w:vAlign w:val="center"/>
          </w:tcPr>
          <w:p w14:paraId="059A8F90" w14:textId="77777777" w:rsidR="00066BDC" w:rsidRPr="00E03A54" w:rsidRDefault="00066BDC" w:rsidP="00F136AD">
            <w:pPr>
              <w:spacing w:line="480" w:lineRule="auto"/>
              <w:jc w:val="center"/>
              <w:rPr>
                <w:i/>
              </w:rPr>
            </w:pPr>
            <w:r w:rsidRPr="00E03A54">
              <w:rPr>
                <w:i/>
              </w:rPr>
              <w:t>GAPDH</w:t>
            </w:r>
          </w:p>
        </w:tc>
      </w:tr>
      <w:tr w:rsidR="00066BDC" w:rsidRPr="00E03A54" w14:paraId="17EF19C5" w14:textId="77777777" w:rsidTr="00066BDC">
        <w:tc>
          <w:tcPr>
            <w:tcW w:w="0" w:type="auto"/>
            <w:vAlign w:val="center"/>
          </w:tcPr>
          <w:p w14:paraId="3EF6B5FD" w14:textId="77777777" w:rsidR="00066BDC" w:rsidRPr="00E03A54" w:rsidRDefault="00066BDC" w:rsidP="00F136AD">
            <w:pPr>
              <w:spacing w:line="480" w:lineRule="auto"/>
              <w:jc w:val="center"/>
              <w:rPr>
                <w:b/>
              </w:rPr>
            </w:pPr>
            <w:r w:rsidRPr="00E03A54">
              <w:rPr>
                <w:b/>
              </w:rPr>
              <w:t>Forward Primer</w:t>
            </w:r>
          </w:p>
        </w:tc>
        <w:tc>
          <w:tcPr>
            <w:tcW w:w="0" w:type="auto"/>
            <w:vAlign w:val="center"/>
          </w:tcPr>
          <w:p w14:paraId="19B07A69" w14:textId="77777777" w:rsidR="00066BDC" w:rsidRPr="00E03A54" w:rsidRDefault="00066BDC" w:rsidP="00F136AD">
            <w:pPr>
              <w:spacing w:line="480" w:lineRule="auto"/>
              <w:jc w:val="center"/>
            </w:pPr>
            <w:r w:rsidRPr="00E03A54">
              <w:t>1468</w:t>
            </w:r>
          </w:p>
        </w:tc>
        <w:tc>
          <w:tcPr>
            <w:tcW w:w="0" w:type="auto"/>
            <w:vAlign w:val="center"/>
          </w:tcPr>
          <w:p w14:paraId="2254DD45" w14:textId="77777777" w:rsidR="00066BDC" w:rsidRPr="00E03A54" w:rsidRDefault="00066BDC" w:rsidP="00F136AD">
            <w:pPr>
              <w:spacing w:line="480" w:lineRule="auto"/>
              <w:jc w:val="center"/>
            </w:pPr>
            <w:r w:rsidRPr="00E03A54">
              <w:t>1583</w:t>
            </w:r>
          </w:p>
        </w:tc>
        <w:tc>
          <w:tcPr>
            <w:tcW w:w="0" w:type="auto"/>
            <w:vAlign w:val="center"/>
          </w:tcPr>
          <w:p w14:paraId="2CB972B7" w14:textId="77777777" w:rsidR="00066BDC" w:rsidRPr="00E03A54" w:rsidRDefault="00066BDC" w:rsidP="00F136AD">
            <w:pPr>
              <w:spacing w:line="480" w:lineRule="auto"/>
              <w:jc w:val="center"/>
            </w:pPr>
            <w:r w:rsidRPr="00E03A54">
              <w:t>541</w:t>
            </w:r>
          </w:p>
        </w:tc>
        <w:tc>
          <w:tcPr>
            <w:tcW w:w="0" w:type="auto"/>
            <w:vAlign w:val="center"/>
          </w:tcPr>
          <w:p w14:paraId="6172975E" w14:textId="7B975E55" w:rsidR="00066BDC" w:rsidRPr="007773D7" w:rsidRDefault="00066BDC" w:rsidP="00F136AD">
            <w:pPr>
              <w:spacing w:line="480" w:lineRule="auto"/>
              <w:jc w:val="center"/>
            </w:pPr>
            <w:r w:rsidRPr="007773D7">
              <w:t>328</w:t>
            </w:r>
          </w:p>
        </w:tc>
        <w:tc>
          <w:tcPr>
            <w:tcW w:w="0" w:type="auto"/>
            <w:vAlign w:val="center"/>
          </w:tcPr>
          <w:p w14:paraId="0425D688" w14:textId="77777777" w:rsidR="00066BDC" w:rsidRPr="00E03A54" w:rsidRDefault="00066BDC" w:rsidP="00F136AD">
            <w:pPr>
              <w:spacing w:line="480" w:lineRule="auto"/>
              <w:jc w:val="center"/>
              <w:rPr>
                <w:b/>
              </w:rPr>
            </w:pPr>
          </w:p>
        </w:tc>
        <w:tc>
          <w:tcPr>
            <w:tcW w:w="0" w:type="auto"/>
            <w:vAlign w:val="center"/>
          </w:tcPr>
          <w:p w14:paraId="387C69AE" w14:textId="77777777" w:rsidR="00066BDC" w:rsidRPr="00E03A54" w:rsidRDefault="00066BDC" w:rsidP="00F136AD">
            <w:pPr>
              <w:spacing w:line="480" w:lineRule="auto"/>
              <w:jc w:val="center"/>
              <w:rPr>
                <w:b/>
              </w:rPr>
            </w:pPr>
          </w:p>
        </w:tc>
      </w:tr>
      <w:tr w:rsidR="00066BDC" w:rsidRPr="00E03A54" w14:paraId="735038FE" w14:textId="77777777" w:rsidTr="00066BDC">
        <w:tc>
          <w:tcPr>
            <w:tcW w:w="0" w:type="auto"/>
            <w:vAlign w:val="center"/>
          </w:tcPr>
          <w:p w14:paraId="4ABC6113" w14:textId="77777777" w:rsidR="00066BDC" w:rsidRPr="00E03A54" w:rsidRDefault="00066BDC" w:rsidP="00F136AD">
            <w:pPr>
              <w:spacing w:line="480" w:lineRule="auto"/>
              <w:jc w:val="center"/>
              <w:rPr>
                <w:b/>
              </w:rPr>
            </w:pPr>
            <w:r w:rsidRPr="00E03A54">
              <w:rPr>
                <w:b/>
              </w:rPr>
              <w:t>Reverse Primer</w:t>
            </w:r>
          </w:p>
        </w:tc>
        <w:tc>
          <w:tcPr>
            <w:tcW w:w="0" w:type="auto"/>
            <w:vAlign w:val="center"/>
          </w:tcPr>
          <w:p w14:paraId="37E4ECD2" w14:textId="77777777" w:rsidR="00066BDC" w:rsidRPr="00E03A54" w:rsidRDefault="00066BDC" w:rsidP="00F136AD">
            <w:pPr>
              <w:spacing w:line="480" w:lineRule="auto"/>
              <w:jc w:val="center"/>
            </w:pPr>
            <w:r w:rsidRPr="00E03A54">
              <w:t>1592</w:t>
            </w:r>
          </w:p>
        </w:tc>
        <w:tc>
          <w:tcPr>
            <w:tcW w:w="0" w:type="auto"/>
            <w:vAlign w:val="center"/>
          </w:tcPr>
          <w:p w14:paraId="645E02BD" w14:textId="77777777" w:rsidR="00066BDC" w:rsidRPr="00E03A54" w:rsidRDefault="00066BDC" w:rsidP="00F136AD">
            <w:pPr>
              <w:spacing w:line="480" w:lineRule="auto"/>
              <w:jc w:val="center"/>
            </w:pPr>
            <w:r w:rsidRPr="00E03A54">
              <w:t>1682</w:t>
            </w:r>
          </w:p>
        </w:tc>
        <w:tc>
          <w:tcPr>
            <w:tcW w:w="0" w:type="auto"/>
            <w:vAlign w:val="center"/>
          </w:tcPr>
          <w:p w14:paraId="059BED52" w14:textId="77777777" w:rsidR="00066BDC" w:rsidRPr="00E03A54" w:rsidRDefault="00066BDC" w:rsidP="00F136AD">
            <w:pPr>
              <w:spacing w:line="480" w:lineRule="auto"/>
              <w:jc w:val="center"/>
            </w:pPr>
            <w:r w:rsidRPr="00E03A54">
              <w:t>641</w:t>
            </w:r>
          </w:p>
        </w:tc>
        <w:tc>
          <w:tcPr>
            <w:tcW w:w="0" w:type="auto"/>
            <w:vAlign w:val="center"/>
          </w:tcPr>
          <w:p w14:paraId="49EC2267" w14:textId="4D448649" w:rsidR="00066BDC" w:rsidRPr="007773D7" w:rsidRDefault="00066BDC" w:rsidP="00F136AD">
            <w:pPr>
              <w:spacing w:line="480" w:lineRule="auto"/>
              <w:jc w:val="center"/>
            </w:pPr>
            <w:r w:rsidRPr="007773D7">
              <w:t>427</w:t>
            </w:r>
          </w:p>
        </w:tc>
        <w:tc>
          <w:tcPr>
            <w:tcW w:w="0" w:type="auto"/>
            <w:vAlign w:val="center"/>
          </w:tcPr>
          <w:p w14:paraId="02F0AB6E" w14:textId="77777777" w:rsidR="00066BDC" w:rsidRPr="00E03A54" w:rsidRDefault="00066BDC" w:rsidP="00F136AD">
            <w:pPr>
              <w:spacing w:line="480" w:lineRule="auto"/>
              <w:jc w:val="center"/>
              <w:rPr>
                <w:b/>
              </w:rPr>
            </w:pPr>
          </w:p>
        </w:tc>
        <w:tc>
          <w:tcPr>
            <w:tcW w:w="0" w:type="auto"/>
            <w:vAlign w:val="center"/>
          </w:tcPr>
          <w:p w14:paraId="59858BC7" w14:textId="77777777" w:rsidR="00066BDC" w:rsidRPr="00E03A54" w:rsidRDefault="00066BDC" w:rsidP="00F136AD">
            <w:pPr>
              <w:spacing w:line="480" w:lineRule="auto"/>
              <w:jc w:val="center"/>
              <w:rPr>
                <w:b/>
              </w:rPr>
            </w:pPr>
          </w:p>
        </w:tc>
      </w:tr>
    </w:tbl>
    <w:p w14:paraId="67A75119" w14:textId="77777777" w:rsidR="00670D56" w:rsidRPr="00E03A54" w:rsidRDefault="00670D56" w:rsidP="00670D56">
      <w:pPr>
        <w:spacing w:line="480" w:lineRule="auto"/>
        <w:rPr>
          <w:rFonts w:eastAsia="Times New Roman" w:cs="Times New Roman"/>
          <w:shd w:val="clear" w:color="auto" w:fill="FFFFFF"/>
        </w:rPr>
      </w:pPr>
      <w:r w:rsidRPr="00E03A54">
        <w:rPr>
          <w:rFonts w:eastAsia="Times New Roman" w:cs="Times New Roman"/>
          <w:shd w:val="clear" w:color="auto" w:fill="FFFFFF"/>
        </w:rPr>
        <w:t xml:space="preserve"> </w:t>
      </w:r>
    </w:p>
    <w:p w14:paraId="18DF0A6B" w14:textId="77777777" w:rsidR="00670D56" w:rsidRPr="00E03A54" w:rsidRDefault="00670D56" w:rsidP="00670D56">
      <w:pPr>
        <w:spacing w:line="480" w:lineRule="auto"/>
        <w:rPr>
          <w:rFonts w:eastAsia="Times New Roman" w:cs="Times New Roman"/>
          <w:shd w:val="clear" w:color="auto" w:fill="FFFFFF"/>
        </w:rPr>
      </w:pPr>
    </w:p>
    <w:p w14:paraId="3F9F78A6" w14:textId="77777777" w:rsidR="00670D56" w:rsidRPr="00E03A54" w:rsidRDefault="00670D56" w:rsidP="00670D56">
      <w:pPr>
        <w:spacing w:line="480" w:lineRule="auto"/>
        <w:rPr>
          <w:rFonts w:eastAsia="Times New Roman" w:cs="Times New Roman"/>
          <w:shd w:val="clear" w:color="auto" w:fill="FFFFFF"/>
        </w:rPr>
      </w:pPr>
    </w:p>
    <w:p w14:paraId="208B719E" w14:textId="77777777" w:rsidR="00F136AD" w:rsidRDefault="00F136AD" w:rsidP="00670D56">
      <w:pPr>
        <w:spacing w:line="480" w:lineRule="auto"/>
        <w:rPr>
          <w:b/>
        </w:rPr>
      </w:pPr>
    </w:p>
    <w:p w14:paraId="468F8560" w14:textId="77777777" w:rsidR="00670D56" w:rsidRPr="00E03A54" w:rsidRDefault="00670D56" w:rsidP="00670D56">
      <w:pPr>
        <w:spacing w:line="480" w:lineRule="auto"/>
      </w:pPr>
      <w:r w:rsidRPr="00E03A54">
        <w:rPr>
          <w:b/>
        </w:rPr>
        <w:t>Table 2</w:t>
      </w:r>
      <w:r w:rsidRPr="00E03A54">
        <w:t>. Genes tested and primers used.</w:t>
      </w:r>
    </w:p>
    <w:p w14:paraId="0AFC9283" w14:textId="77777777" w:rsidR="00670D56" w:rsidRPr="00E03A54" w:rsidRDefault="00670D56" w:rsidP="00670D56">
      <w:r w:rsidRPr="00E03A54">
        <w:br w:type="page"/>
      </w:r>
    </w:p>
    <w:p w14:paraId="398D41C5" w14:textId="77777777" w:rsidR="008F5569" w:rsidRPr="00E03A54" w:rsidRDefault="00670D56" w:rsidP="008F5569">
      <w:pPr>
        <w:spacing w:line="480" w:lineRule="auto"/>
        <w:rPr>
          <w:rFonts w:eastAsia="Times New Roman" w:cs="Times New Roman"/>
          <w:shd w:val="clear" w:color="auto" w:fill="FFFFFF"/>
        </w:rPr>
      </w:pPr>
      <w:r w:rsidRPr="00E03A54">
        <w:t xml:space="preserve"> </w:t>
      </w:r>
      <w:r w:rsidR="008F5569" w:rsidRPr="00E03A54">
        <w:t>References:</w:t>
      </w:r>
    </w:p>
    <w:p w14:paraId="7B20F0B7" w14:textId="77777777" w:rsidR="008F5569" w:rsidRPr="00E03A54" w:rsidRDefault="008F5569" w:rsidP="008F5569">
      <w:pPr>
        <w:spacing w:line="480" w:lineRule="auto"/>
        <w:ind w:left="720" w:hanging="720"/>
      </w:pPr>
      <w:r w:rsidRPr="00E03A54">
        <w:t xml:space="preserve">Cassel, J. A., Ilyin, S., McDonnell, M. E., &amp; Reitz, A. B. (2012). Novel inhibitors of heat shock protein Hsp70-mediated luciferase refolding that bind to DnaJ. </w:t>
      </w:r>
      <w:r w:rsidRPr="00E03A54">
        <w:rPr>
          <w:i/>
          <w:iCs/>
        </w:rPr>
        <w:t>Bioorganic &amp; Medicinal Chemistry</w:t>
      </w:r>
      <w:r w:rsidRPr="00E03A54">
        <w:t xml:space="preserve">, </w:t>
      </w:r>
      <w:r w:rsidRPr="00E03A54">
        <w:rPr>
          <w:i/>
          <w:iCs/>
        </w:rPr>
        <w:t>20</w:t>
      </w:r>
      <w:r w:rsidRPr="00E03A54">
        <w:t xml:space="preserve">(11), 3609–3614. doi.org/10.1016/j.bmc.2012.03.067 </w:t>
      </w:r>
    </w:p>
    <w:p w14:paraId="39BF87A1" w14:textId="77777777" w:rsidR="008F5569" w:rsidRPr="00E03A54" w:rsidRDefault="008F5569" w:rsidP="008F5569">
      <w:pPr>
        <w:spacing w:line="480" w:lineRule="auto"/>
        <w:ind w:left="720" w:hanging="720"/>
        <w:rPr>
          <w:rFonts w:eastAsia="Times New Roman" w:cs="Times New Roman"/>
        </w:rPr>
      </w:pPr>
      <w:r w:rsidRPr="00E03A54">
        <w:rPr>
          <w:rFonts w:eastAsia="Times New Roman" w:cs="Times New Roman"/>
        </w:rPr>
        <w:t xml:space="preserve">Deutsch, C. A., Tewksbury, J. J., Huey, R. B., Sheldon, K. S., Ghalambor, C. K., Haak, D. C., &amp; Martin, P. R. (2008). Impacts of climate warming on terrestrial ectotherms across latitude. </w:t>
      </w:r>
      <w:r w:rsidRPr="00E03A54">
        <w:rPr>
          <w:rFonts w:eastAsia="Times New Roman" w:cs="Times New Roman"/>
          <w:i/>
        </w:rPr>
        <w:t>Proceedings of the National Academy of Sciences, 105</w:t>
      </w:r>
      <w:r w:rsidRPr="00E03A54">
        <w:rPr>
          <w:rFonts w:eastAsia="Times New Roman" w:cs="Times New Roman"/>
        </w:rPr>
        <w:t>(18), 6668–6672. doi:10.1073/pnas.0709472105</w:t>
      </w:r>
    </w:p>
    <w:p w14:paraId="03C2FBBE" w14:textId="77777777" w:rsidR="008F5569" w:rsidRPr="00E03A54" w:rsidRDefault="008F5569" w:rsidP="008F5569">
      <w:pPr>
        <w:spacing w:line="480" w:lineRule="auto"/>
        <w:ind w:left="720" w:hanging="720"/>
        <w:rPr>
          <w:rFonts w:eastAsia="Times New Roman" w:cs="Times New Roman"/>
        </w:rPr>
      </w:pPr>
      <w:r w:rsidRPr="00E03A54">
        <w:rPr>
          <w:rFonts w:eastAsia="Times New Roman" w:cs="Times New Roman"/>
        </w:rPr>
        <w:t xml:space="preserve">Diamond, S. E., Penick, C. A., Pelini, S. L., Ellison, A. M., Gotelli, N. J., Sanders, N. J., &amp; Dunn, R. R. (2013). Using Physiology to Predict the Responses of Ants to Climatic Warming. </w:t>
      </w:r>
      <w:r w:rsidRPr="00E03A54">
        <w:rPr>
          <w:rFonts w:eastAsia="Times New Roman" w:cs="Times New Roman"/>
          <w:i/>
          <w:iCs/>
        </w:rPr>
        <w:t>Integrative and Comparative Biology</w:t>
      </w:r>
      <w:r w:rsidRPr="00E03A54">
        <w:rPr>
          <w:rFonts w:eastAsia="Times New Roman" w:cs="Times New Roman"/>
        </w:rPr>
        <w:t xml:space="preserve">, </w:t>
      </w:r>
      <w:r w:rsidRPr="00E03A54">
        <w:rPr>
          <w:rFonts w:eastAsia="Times New Roman" w:cs="Times New Roman"/>
          <w:i/>
          <w:iCs/>
        </w:rPr>
        <w:t>53</w:t>
      </w:r>
      <w:r w:rsidRPr="00E03A54">
        <w:rPr>
          <w:rFonts w:eastAsia="Times New Roman" w:cs="Times New Roman"/>
        </w:rPr>
        <w:t>(6), 965–974. doi.org/10.1093/icb/ict085</w:t>
      </w:r>
    </w:p>
    <w:p w14:paraId="6A4049BD" w14:textId="77777777" w:rsidR="008F5569" w:rsidRPr="00E03A54" w:rsidRDefault="008F5569" w:rsidP="008F5569">
      <w:pPr>
        <w:spacing w:line="480" w:lineRule="auto"/>
        <w:ind w:left="720" w:hanging="720"/>
      </w:pPr>
      <w:r w:rsidRPr="00E03A54">
        <w:rPr>
          <w:rFonts w:eastAsia="Times New Roman" w:cs="Times New Roman"/>
        </w:rPr>
        <w:t xml:space="preserve"> </w:t>
      </w:r>
      <w:r w:rsidRPr="00E03A54">
        <w:t xml:space="preserve">Evans, T. G., &amp; Hofmann, G. E. (2012). Defining the limits of physiological plasticity: how gene expression can assess and predict the consequences of ocean change. </w:t>
      </w:r>
      <w:r w:rsidRPr="00E03A54">
        <w:rPr>
          <w:i/>
        </w:rPr>
        <w:t>Philosophical Transactions of the Royal Society B: Biological Sciences, 367</w:t>
      </w:r>
      <w:r w:rsidRPr="00E03A54">
        <w:t>(1596), 1733–1745. doi:10.1098/rstb.2012.0019</w:t>
      </w:r>
    </w:p>
    <w:p w14:paraId="3F59CDD3" w14:textId="77777777" w:rsidR="008F5569" w:rsidRPr="00E03A54" w:rsidRDefault="008F5569" w:rsidP="008F5569">
      <w:pPr>
        <w:spacing w:line="480" w:lineRule="auto"/>
        <w:ind w:left="720" w:hanging="720"/>
      </w:pPr>
      <w:r w:rsidRPr="00E03A54">
        <w:t xml:space="preserve">Fan, C.-Y., Lee, S., &amp; Cyr, D. M. (2003). Mechanisms for regulation of Hsp70 function by Hsp40. </w:t>
      </w:r>
      <w:r w:rsidRPr="00E03A54">
        <w:rPr>
          <w:i/>
          <w:iCs/>
        </w:rPr>
        <w:t>Cell Stress &amp; Chaperones</w:t>
      </w:r>
      <w:r w:rsidRPr="00E03A54">
        <w:t xml:space="preserve">, </w:t>
      </w:r>
      <w:r w:rsidRPr="00E03A54">
        <w:rPr>
          <w:i/>
          <w:iCs/>
        </w:rPr>
        <w:t>8</w:t>
      </w:r>
      <w:r w:rsidRPr="00E03A54">
        <w:t>(4), 309–316. doi:.10.1379/1466-1268</w:t>
      </w:r>
    </w:p>
    <w:p w14:paraId="7339DC49" w14:textId="77777777" w:rsidR="008F5569" w:rsidRPr="00E03A54" w:rsidRDefault="008F5569" w:rsidP="008F5569">
      <w:pPr>
        <w:spacing w:line="480" w:lineRule="auto"/>
        <w:ind w:left="720" w:hanging="720"/>
      </w:pPr>
      <w:r w:rsidRPr="00E03A54">
        <w:t xml:space="preserve">Hartl, F. U. (1996). Molecular chaperones in cellular protein folding. </w:t>
      </w:r>
      <w:r w:rsidRPr="00E03A54">
        <w:rPr>
          <w:i/>
          <w:iCs/>
        </w:rPr>
        <w:t>Nature</w:t>
      </w:r>
      <w:r w:rsidRPr="00E03A54">
        <w:t xml:space="preserve">, </w:t>
      </w:r>
      <w:r w:rsidRPr="00E03A54">
        <w:rPr>
          <w:i/>
          <w:iCs/>
        </w:rPr>
        <w:t>381</w:t>
      </w:r>
      <w:r w:rsidRPr="00E03A54">
        <w:t>(6583), 571–580. doi.org/10.1038/381571a0</w:t>
      </w:r>
    </w:p>
    <w:p w14:paraId="0DC4C50C" w14:textId="77777777" w:rsidR="008F5569" w:rsidRPr="00E03A54" w:rsidRDefault="008F5569" w:rsidP="008F5569">
      <w:pPr>
        <w:spacing w:line="480" w:lineRule="auto"/>
        <w:ind w:left="720" w:hanging="720"/>
      </w:pPr>
      <w:r w:rsidRPr="00E03A54">
        <w:t xml:space="preserve">Jost, J. A., Keshwani, S. S., &amp; Abou-Hanna, J. J. (2015). Activation of AMP-activated protein kinase in response to temperature elevation shows seasonal variation in the zebra mussel, Dreissena polymorpha. </w:t>
      </w:r>
      <w:r w:rsidRPr="00E03A54">
        <w:rPr>
          <w:i/>
          <w:iCs/>
        </w:rPr>
        <w:t>Comparative Biochemistry and Physiology Part A: Molecular &amp; Integrative Physiology</w:t>
      </w:r>
      <w:r w:rsidRPr="00E03A54">
        <w:t xml:space="preserve">, </w:t>
      </w:r>
      <w:r w:rsidRPr="00E03A54">
        <w:rPr>
          <w:i/>
          <w:iCs/>
        </w:rPr>
        <w:t>182</w:t>
      </w:r>
      <w:r w:rsidRPr="00E03A54">
        <w:t>, 75–83. doi.org/10.1016/j.cbpa.2014.11.025</w:t>
      </w:r>
    </w:p>
    <w:p w14:paraId="50C81FD2" w14:textId="77777777" w:rsidR="008F5569" w:rsidRPr="00E03A54" w:rsidRDefault="008F5569" w:rsidP="008F5569">
      <w:pPr>
        <w:spacing w:line="480" w:lineRule="auto"/>
        <w:ind w:left="720" w:hanging="720"/>
      </w:pPr>
      <w:r w:rsidRPr="00E03A54">
        <w:t xml:space="preserve">Kültz, D. (2005). Molecular and evolutionary basis of the cellular stress response. </w:t>
      </w:r>
      <w:r w:rsidRPr="00E03A54">
        <w:rPr>
          <w:i/>
        </w:rPr>
        <w:t>Annual Review of Physiology, 67</w:t>
      </w:r>
      <w:r w:rsidRPr="00E03A54">
        <w:t>(1), 225–257. doi:10.1146/annurev.physiol.67.040403.103635</w:t>
      </w:r>
    </w:p>
    <w:p w14:paraId="2879998D" w14:textId="77777777" w:rsidR="008F5569" w:rsidRPr="00E03A54" w:rsidRDefault="008F5569" w:rsidP="008F5569">
      <w:pPr>
        <w:spacing w:line="480" w:lineRule="auto"/>
        <w:ind w:left="720" w:hanging="720"/>
      </w:pPr>
      <w:r w:rsidRPr="00E03A54">
        <w:t>Liberek, K., Lewandowska, A., &amp; Ziętkiewicz, S. (2008). Chaperones in control of protein disaggregation. </w:t>
      </w:r>
      <w:r w:rsidRPr="00E03A54">
        <w:rPr>
          <w:i/>
          <w:iCs/>
        </w:rPr>
        <w:t>The EMBO Journal</w:t>
      </w:r>
      <w:r w:rsidRPr="00E03A54">
        <w:t>, </w:t>
      </w:r>
      <w:r w:rsidRPr="00E03A54">
        <w:rPr>
          <w:i/>
          <w:iCs/>
        </w:rPr>
        <w:t>27</w:t>
      </w:r>
      <w:r w:rsidRPr="00E03A54">
        <w:t>(2), 328–335. doi.org/10.1038/sj.emboj.7601970</w:t>
      </w:r>
    </w:p>
    <w:p w14:paraId="5C047D07" w14:textId="77777777" w:rsidR="008F5569" w:rsidRPr="00E03A54" w:rsidRDefault="008F5569" w:rsidP="008F5569">
      <w:pPr>
        <w:spacing w:line="480" w:lineRule="auto"/>
        <w:ind w:left="720" w:hanging="720"/>
      </w:pPr>
      <w:r w:rsidRPr="00E03A54">
        <w:t>Lanneau, D., Wettstein, G., Bonniaud, P., &amp; Garrido, C. (2010) Heat Shock Proteins: Cell Protection through Protein Triage. </w:t>
      </w:r>
      <w:r w:rsidRPr="00E03A54">
        <w:rPr>
          <w:i/>
        </w:rPr>
        <w:t>TheScientificWorldJOURNAL</w:t>
      </w:r>
      <w:r w:rsidRPr="00E03A54">
        <w:t xml:space="preserve">, </w:t>
      </w:r>
      <w:r w:rsidRPr="00E03A54">
        <w:rPr>
          <w:i/>
        </w:rPr>
        <w:t>10</w:t>
      </w:r>
      <w:r w:rsidRPr="00E03A54">
        <w:t>(2010), 1543-1552. doi:10.1100/tsw.2010.152</w:t>
      </w:r>
    </w:p>
    <w:p w14:paraId="333D6856" w14:textId="77777777" w:rsidR="008F5569" w:rsidRPr="00E03A54" w:rsidRDefault="008F5569" w:rsidP="008F5569">
      <w:pPr>
        <w:spacing w:line="480" w:lineRule="auto"/>
        <w:ind w:left="720" w:hanging="720"/>
      </w:pPr>
      <w:r w:rsidRPr="00E03A54">
        <w:t xml:space="preserve">Li, Z., &amp; Srivastava, P. (2004). Heat-Shock Proteins. </w:t>
      </w:r>
      <w:r w:rsidRPr="00E03A54">
        <w:rPr>
          <w:i/>
        </w:rPr>
        <w:t>Current Protocols in Immunology</w:t>
      </w:r>
      <w:r w:rsidRPr="00E03A54">
        <w:t xml:space="preserve">, </w:t>
      </w:r>
      <w:r w:rsidRPr="00E03A54">
        <w:rPr>
          <w:i/>
        </w:rPr>
        <w:t>58</w:t>
      </w:r>
      <w:r w:rsidRPr="00E03A54">
        <w:t>(1), 1-6. doi:10.1002/0471142735.ima01ts58</w:t>
      </w:r>
    </w:p>
    <w:p w14:paraId="55D86935" w14:textId="77777777" w:rsidR="008F5569" w:rsidRPr="00E03A54" w:rsidRDefault="008F5569" w:rsidP="008F5569">
      <w:pPr>
        <w:spacing w:line="480" w:lineRule="auto"/>
        <w:ind w:left="720" w:hanging="720"/>
      </w:pPr>
      <w:r w:rsidRPr="00E03A54">
        <w:t xml:space="preserve">Livak ,K.J., &amp; Schmittgen, T.D. (2001). </w:t>
      </w:r>
      <w:r w:rsidRPr="00E03A54">
        <w:rPr>
          <w:bCs/>
        </w:rPr>
        <w:t>Analysis of Relative Gene Expression Data Using Real-Time Quantitative PCR and the 2−ΔΔCT Method</w:t>
      </w:r>
      <w:r w:rsidRPr="00E03A54">
        <w:t xml:space="preserve">. </w:t>
      </w:r>
      <w:r w:rsidRPr="00E03A54">
        <w:rPr>
          <w:i/>
          <w:iCs/>
        </w:rPr>
        <w:t>Methods</w:t>
      </w:r>
      <w:r w:rsidRPr="00E03A54">
        <w:t xml:space="preserve">, </w:t>
      </w:r>
      <w:r w:rsidRPr="00E03A54">
        <w:rPr>
          <w:bCs/>
          <w:i/>
        </w:rPr>
        <w:t>25</w:t>
      </w:r>
      <w:r w:rsidRPr="00E03A54">
        <w:rPr>
          <w:bCs/>
        </w:rPr>
        <w:t>(4)</w:t>
      </w:r>
      <w:r w:rsidRPr="00E03A54">
        <w:t>, 402–408. doi:10.1006/meth.2001.1262</w:t>
      </w:r>
    </w:p>
    <w:p w14:paraId="6A48F868" w14:textId="77777777" w:rsidR="008F5569" w:rsidRPr="00E03A54" w:rsidRDefault="008F5569" w:rsidP="008F5569">
      <w:pPr>
        <w:spacing w:line="480" w:lineRule="auto"/>
        <w:ind w:left="720" w:hanging="720"/>
        <w:rPr>
          <w:rFonts w:eastAsia="Times New Roman" w:cs="Times New Roman"/>
        </w:rPr>
      </w:pPr>
      <w:r w:rsidRPr="00E03A54">
        <w:rPr>
          <w:rFonts w:eastAsia="Times New Roman" w:cs="Times New Roman"/>
        </w:rPr>
        <w:t xml:space="preserve">Morris, J. P., Thatje, S., &amp; Hauton, C. (2013). The use of stress-70 proteins in physiology: a re-appraisal. </w:t>
      </w:r>
      <w:r w:rsidRPr="00E03A54">
        <w:rPr>
          <w:rFonts w:eastAsia="Times New Roman" w:cs="Times New Roman"/>
          <w:i/>
        </w:rPr>
        <w:t>Molecular Ecology, 22</w:t>
      </w:r>
      <w:r w:rsidRPr="00E03A54">
        <w:rPr>
          <w:rFonts w:eastAsia="Times New Roman" w:cs="Times New Roman"/>
        </w:rPr>
        <w:t>(6), 1494–1502. doi:10.1111/mec.12216</w:t>
      </w:r>
    </w:p>
    <w:p w14:paraId="0C6EAC0A" w14:textId="77777777" w:rsidR="008F5569" w:rsidRPr="00E03A54" w:rsidRDefault="008F5569" w:rsidP="008F5569">
      <w:pPr>
        <w:spacing w:line="480" w:lineRule="auto"/>
        <w:ind w:left="720" w:hanging="720"/>
        <w:rPr>
          <w:rFonts w:eastAsia="Times New Roman" w:cs="Times New Roman"/>
        </w:rPr>
      </w:pPr>
      <w:r w:rsidRPr="00E03A54">
        <w:rPr>
          <w:rFonts w:eastAsia="Times New Roman" w:cs="Times New Roman"/>
        </w:rPr>
        <w:t xml:space="preserve">Oksala, N. K. J., Ekmekçi, F. G., Özsoy, E., Kirankaya, Ş., Kokkola, T., Emecen, G., Lappalanien, J., Kaarniranta, K., &amp; Atalay, M. (2014). Natural thermal adaptation increases heat shock protein levels and decreases oxidative stress. </w:t>
      </w:r>
      <w:r w:rsidRPr="00E03A54">
        <w:rPr>
          <w:rFonts w:eastAsia="Times New Roman" w:cs="Times New Roman"/>
          <w:i/>
          <w:iCs/>
        </w:rPr>
        <w:t>Redox Biology</w:t>
      </w:r>
      <w:r w:rsidRPr="00E03A54">
        <w:rPr>
          <w:rFonts w:eastAsia="Times New Roman" w:cs="Times New Roman"/>
        </w:rPr>
        <w:t xml:space="preserve">, </w:t>
      </w:r>
      <w:r w:rsidRPr="00E03A54">
        <w:rPr>
          <w:rFonts w:eastAsia="Times New Roman" w:cs="Times New Roman"/>
          <w:i/>
          <w:iCs/>
        </w:rPr>
        <w:t>3</w:t>
      </w:r>
      <w:r w:rsidRPr="00E03A54">
        <w:rPr>
          <w:rFonts w:eastAsia="Times New Roman" w:cs="Times New Roman"/>
          <w:iCs/>
        </w:rPr>
        <w:t>(2014)</w:t>
      </w:r>
      <w:r w:rsidRPr="00E03A54">
        <w:rPr>
          <w:rFonts w:eastAsia="Times New Roman" w:cs="Times New Roman"/>
        </w:rPr>
        <w:t>, 25–28. doi.org/10.1016/j.redox.2014.10.003</w:t>
      </w:r>
    </w:p>
    <w:p w14:paraId="0CCAB196" w14:textId="77777777" w:rsidR="008F5569" w:rsidRPr="00E03A54" w:rsidRDefault="008F5569" w:rsidP="008F5569">
      <w:pPr>
        <w:spacing w:line="480" w:lineRule="auto"/>
        <w:ind w:left="720" w:hanging="720"/>
      </w:pPr>
      <w:r w:rsidRPr="00E03A54">
        <w:t xml:space="preserve">Pelini, S. L., Bowles, F. P., Ellison, A. M., Gotelli, N. J., Sanders, N. J., &amp; Dunn, R. R. (2011). Heating up the forest: open-top chamber warming manipulation of arthropod communities at Harvard and Duke Forests. </w:t>
      </w:r>
      <w:r w:rsidRPr="00E03A54">
        <w:rPr>
          <w:i/>
        </w:rPr>
        <w:t>Methods in Ecology and Evolution, 2</w:t>
      </w:r>
      <w:r w:rsidRPr="00E03A54">
        <w:t>(2011), 534–540. doi: 10.1111/j.2041-210X.2011.00100.x</w:t>
      </w:r>
    </w:p>
    <w:p w14:paraId="570B7293" w14:textId="77777777" w:rsidR="008F5569" w:rsidRPr="00E03A54" w:rsidRDefault="008F5569" w:rsidP="008F5569">
      <w:pPr>
        <w:spacing w:line="480" w:lineRule="auto"/>
        <w:ind w:left="720" w:hanging="720"/>
        <w:rPr>
          <w:rFonts w:eastAsia="Times New Roman" w:cs="Times New Roman"/>
        </w:rPr>
      </w:pPr>
      <w:r w:rsidRPr="00E03A54">
        <w:rPr>
          <w:rFonts w:eastAsia="Times New Roman" w:cs="Times New Roman"/>
        </w:rPr>
        <w:t>Stuble, K. L., Pelini, S. L., Diamond, S. E., Fowler, D. A., Dunn, R.</w:t>
      </w:r>
      <w:r w:rsidRPr="00E03A54">
        <w:rPr>
          <w:rFonts w:eastAsia="Times New Roman" w:cs="Times New Roman"/>
        </w:rPr>
        <w:br/>
        <w:t>R., &amp; Sanders, N. J. (2013). Foraging by forest ants under experimental</w:t>
      </w:r>
      <w:r w:rsidRPr="00E03A54">
        <w:rPr>
          <w:rFonts w:eastAsia="Times New Roman" w:cs="Times New Roman"/>
        </w:rPr>
        <w:br/>
        <w:t xml:space="preserve">climatic warming: a test at two sites. </w:t>
      </w:r>
      <w:r w:rsidRPr="00E03A54">
        <w:rPr>
          <w:rFonts w:eastAsia="Times New Roman" w:cs="Times New Roman"/>
          <w:i/>
        </w:rPr>
        <w:t>Ecology and Evolution, 3</w:t>
      </w:r>
      <w:r w:rsidRPr="00E03A54">
        <w:rPr>
          <w:rFonts w:eastAsia="Times New Roman" w:cs="Times New Roman"/>
        </w:rPr>
        <w:t>(3),</w:t>
      </w:r>
      <w:r w:rsidRPr="00E03A54">
        <w:rPr>
          <w:rFonts w:eastAsia="Times New Roman" w:cs="Times New Roman"/>
        </w:rPr>
        <w:br/>
        <w:t>482-</w:t>
      </w:r>
      <w:r w:rsidRPr="00E03A54">
        <w:rPr>
          <w:rFonts w:eastAsia="Times New Roman" w:cs="Times New Roman"/>
        </w:rPr>
        <w:softHyphen/>
        <w:t>491. doi.org/10.1002/ece3.473</w:t>
      </w:r>
    </w:p>
    <w:p w14:paraId="6D375C3F" w14:textId="77777777" w:rsidR="008F5569" w:rsidRPr="00E03A54" w:rsidRDefault="008F5569" w:rsidP="008F5569">
      <w:pPr>
        <w:spacing w:line="480" w:lineRule="auto"/>
        <w:ind w:left="720" w:hanging="720"/>
        <w:rPr>
          <w:rFonts w:eastAsia="Times New Roman" w:cs="Times New Roman"/>
        </w:rPr>
      </w:pPr>
      <w:r w:rsidRPr="00E03A54">
        <w:rPr>
          <w:rFonts w:eastAsia="Times New Roman" w:cs="Times New Roman"/>
        </w:rPr>
        <w:t xml:space="preserve">Tomanek, L., &amp; Somero, G. N. (2000). Time Course and Magnitude of Synthesis of Heat-Shock Proteins in Congeneric Marine Snails (Genus Tegula) from Different Tidal Heights. </w:t>
      </w:r>
      <w:r w:rsidRPr="00E03A54">
        <w:rPr>
          <w:rFonts w:eastAsia="Times New Roman" w:cs="Times New Roman"/>
          <w:i/>
        </w:rPr>
        <w:t>Physiological and Biochemical Zoology, 73</w:t>
      </w:r>
      <w:r w:rsidRPr="00E03A54">
        <w:rPr>
          <w:rFonts w:eastAsia="Times New Roman" w:cs="Times New Roman"/>
        </w:rPr>
        <w:t>(2), 249–256. doi:10.1086/316740</w:t>
      </w:r>
    </w:p>
    <w:p w14:paraId="7FDADDD6" w14:textId="77777777" w:rsidR="008F5569" w:rsidRPr="00E03A54" w:rsidRDefault="008F5569" w:rsidP="008F5569">
      <w:pPr>
        <w:spacing w:line="480" w:lineRule="auto"/>
        <w:ind w:left="720" w:hanging="720"/>
      </w:pPr>
      <w:r w:rsidRPr="00E03A54">
        <w:t xml:space="preserve">Walther, G. R., Post, E., Convey, P., Menzel, A., Parmesan, C., Beebee, T. J., Fromentin, J. M., Hoegh-Guldber, O., &amp; Bairlein, F. (2002). Ecological response to recent climate change. </w:t>
      </w:r>
      <w:r w:rsidRPr="00E03A54">
        <w:rPr>
          <w:i/>
        </w:rPr>
        <w:t>National Center for Biotechnology Information: Nature, 416</w:t>
      </w:r>
      <w:r w:rsidRPr="00E03A54">
        <w:t>(6879), 389-95.</w:t>
      </w:r>
    </w:p>
    <w:p w14:paraId="2E3E9D16" w14:textId="40080DA7" w:rsidR="00FA324C" w:rsidRPr="00E03A54" w:rsidRDefault="008F5569" w:rsidP="008F5569">
      <w:pPr>
        <w:spacing w:line="480" w:lineRule="auto"/>
        <w:ind w:left="720" w:hanging="720"/>
      </w:pPr>
      <w:r w:rsidRPr="00E03A54">
        <w:t xml:space="preserve">Warren, R. J., &amp; Chick, L. (2013). Upward ant distribution shift corresponds with minimum, not maximum, temperature tolerance. </w:t>
      </w:r>
      <w:r w:rsidRPr="00E03A54">
        <w:rPr>
          <w:i/>
          <w:iCs/>
        </w:rPr>
        <w:t>Global Change Biology</w:t>
      </w:r>
      <w:r w:rsidRPr="00E03A54">
        <w:t xml:space="preserve">, </w:t>
      </w:r>
      <w:r w:rsidRPr="00E03A54">
        <w:rPr>
          <w:i/>
          <w:iCs/>
        </w:rPr>
        <w:t>19</w:t>
      </w:r>
      <w:r w:rsidRPr="00E03A54">
        <w:t>(7), 2082–2088. doi.org/10.1111/gcb.12169</w:t>
      </w:r>
    </w:p>
    <w:sectPr w:rsidR="00FA324C" w:rsidRPr="00E03A54" w:rsidSect="00670D56">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 w:author="Andrew Nguyen" w:date="2016-02-11T18:19:00Z" w:initials="AN">
    <w:p w14:paraId="4C36E72E" w14:textId="1F804A31" w:rsidR="00EC7F50" w:rsidRDefault="00EC7F50">
      <w:pPr>
        <w:pStyle w:val="CommentText"/>
      </w:pPr>
      <w:r>
        <w:rPr>
          <w:rStyle w:val="CommentReference"/>
        </w:rPr>
        <w:annotationRef/>
      </w:r>
      <w:r>
        <w:t>You need more set up for these predictions….you need to go over the literature about what has already been found from the warming chambers</w:t>
      </w:r>
    </w:p>
  </w:comment>
  <w:comment w:id="114" w:author="Andrew Nguyen" w:date="2016-02-11T18:23:00Z" w:initials="AN">
    <w:p w14:paraId="4A43ADAD" w14:textId="65F940A1" w:rsidR="00311B30" w:rsidRDefault="00311B30">
      <w:pPr>
        <w:pStyle w:val="CommentText"/>
      </w:pPr>
      <w:r>
        <w:rPr>
          <w:rStyle w:val="CommentReference"/>
        </w:rPr>
        <w:annotationRef/>
      </w:r>
      <w:r>
        <w:t>Then what did you do? Steps missing…but just say you followed manufacturer’s instructions</w:t>
      </w:r>
    </w:p>
  </w:comment>
  <w:comment w:id="118" w:author="Andrew Nguyen" w:date="2016-02-11T18:24:00Z" w:initials="AN">
    <w:p w14:paraId="447433C8" w14:textId="3EA78BAD" w:rsidR="00311B30" w:rsidRDefault="00311B30">
      <w:pPr>
        <w:pStyle w:val="CommentText"/>
      </w:pPr>
      <w:r>
        <w:rPr>
          <w:rStyle w:val="CommentReference"/>
        </w:rPr>
        <w:annotationRef/>
      </w:r>
      <w:r>
        <w:t>Which step is when you acquired fluorescence?</w:t>
      </w:r>
    </w:p>
  </w:comment>
  <w:comment w:id="123" w:author="Andrew Nguyen" w:date="2016-02-11T15:48:00Z" w:initials="AN">
    <w:p w14:paraId="0530D785" w14:textId="6B75C4E1" w:rsidR="00F84DF3" w:rsidRDefault="00F84DF3">
      <w:pPr>
        <w:pStyle w:val="CommentText"/>
      </w:pPr>
      <w:r>
        <w:rPr>
          <w:rStyle w:val="CommentReference"/>
        </w:rPr>
        <w:annotationRef/>
      </w:r>
      <w:r>
        <w:t>You need  a primer table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62574"/>
    <w:multiLevelType w:val="hybridMultilevel"/>
    <w:tmpl w:val="BC34CE06"/>
    <w:lvl w:ilvl="0" w:tplc="5AAA8FF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5D59EC"/>
    <w:multiLevelType w:val="multilevel"/>
    <w:tmpl w:val="C5468A5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EBF"/>
    <w:rsid w:val="00001377"/>
    <w:rsid w:val="00036E65"/>
    <w:rsid w:val="00047A65"/>
    <w:rsid w:val="00066BDC"/>
    <w:rsid w:val="000951A4"/>
    <w:rsid w:val="000A64C8"/>
    <w:rsid w:val="000D386B"/>
    <w:rsid w:val="000E5D8A"/>
    <w:rsid w:val="001073D1"/>
    <w:rsid w:val="00113514"/>
    <w:rsid w:val="001975C2"/>
    <w:rsid w:val="001E7593"/>
    <w:rsid w:val="00231FF3"/>
    <w:rsid w:val="002B17FB"/>
    <w:rsid w:val="002B45B5"/>
    <w:rsid w:val="00303504"/>
    <w:rsid w:val="00311B30"/>
    <w:rsid w:val="003A3161"/>
    <w:rsid w:val="003C514B"/>
    <w:rsid w:val="0048565D"/>
    <w:rsid w:val="004D52C0"/>
    <w:rsid w:val="004E3E62"/>
    <w:rsid w:val="004F1C83"/>
    <w:rsid w:val="00520872"/>
    <w:rsid w:val="00521413"/>
    <w:rsid w:val="005215A6"/>
    <w:rsid w:val="00560B54"/>
    <w:rsid w:val="00576C26"/>
    <w:rsid w:val="005B21FE"/>
    <w:rsid w:val="005B3C04"/>
    <w:rsid w:val="005E6E3D"/>
    <w:rsid w:val="005F5A6B"/>
    <w:rsid w:val="00656BFE"/>
    <w:rsid w:val="00663AFB"/>
    <w:rsid w:val="00670D56"/>
    <w:rsid w:val="006820B7"/>
    <w:rsid w:val="00702A45"/>
    <w:rsid w:val="00716CAF"/>
    <w:rsid w:val="007444B9"/>
    <w:rsid w:val="007464C4"/>
    <w:rsid w:val="00756171"/>
    <w:rsid w:val="007773D7"/>
    <w:rsid w:val="00794D6A"/>
    <w:rsid w:val="007969FF"/>
    <w:rsid w:val="007C76F0"/>
    <w:rsid w:val="007D43EB"/>
    <w:rsid w:val="007D7D36"/>
    <w:rsid w:val="007F1CD0"/>
    <w:rsid w:val="00804AA7"/>
    <w:rsid w:val="00841FCD"/>
    <w:rsid w:val="0085687E"/>
    <w:rsid w:val="008907BD"/>
    <w:rsid w:val="008D5426"/>
    <w:rsid w:val="008F5569"/>
    <w:rsid w:val="00912B4C"/>
    <w:rsid w:val="00944E76"/>
    <w:rsid w:val="00947F9A"/>
    <w:rsid w:val="009C096D"/>
    <w:rsid w:val="009F3072"/>
    <w:rsid w:val="00A15DEA"/>
    <w:rsid w:val="00AB58A6"/>
    <w:rsid w:val="00AE33E7"/>
    <w:rsid w:val="00B11586"/>
    <w:rsid w:val="00B25EBF"/>
    <w:rsid w:val="00B32B93"/>
    <w:rsid w:val="00B33DCF"/>
    <w:rsid w:val="00B357C5"/>
    <w:rsid w:val="00B85FF0"/>
    <w:rsid w:val="00B91518"/>
    <w:rsid w:val="00B97A71"/>
    <w:rsid w:val="00BB4B04"/>
    <w:rsid w:val="00BB5F4C"/>
    <w:rsid w:val="00C14C07"/>
    <w:rsid w:val="00C870C4"/>
    <w:rsid w:val="00C94423"/>
    <w:rsid w:val="00C9581B"/>
    <w:rsid w:val="00CF13BB"/>
    <w:rsid w:val="00D031F7"/>
    <w:rsid w:val="00D55017"/>
    <w:rsid w:val="00D61ADA"/>
    <w:rsid w:val="00E03A54"/>
    <w:rsid w:val="00E150D5"/>
    <w:rsid w:val="00E36F8D"/>
    <w:rsid w:val="00E37A65"/>
    <w:rsid w:val="00E950F5"/>
    <w:rsid w:val="00EC7F50"/>
    <w:rsid w:val="00EE6DB0"/>
    <w:rsid w:val="00F136AD"/>
    <w:rsid w:val="00F84DF3"/>
    <w:rsid w:val="00F94182"/>
    <w:rsid w:val="00FA324C"/>
    <w:rsid w:val="00FE76B6"/>
    <w:rsid w:val="00FF11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0AAF6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D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D56"/>
    <w:pPr>
      <w:ind w:left="720"/>
      <w:contextualSpacing/>
    </w:pPr>
  </w:style>
  <w:style w:type="character" w:styleId="CommentReference">
    <w:name w:val="annotation reference"/>
    <w:basedOn w:val="DefaultParagraphFont"/>
    <w:uiPriority w:val="99"/>
    <w:semiHidden/>
    <w:unhideWhenUsed/>
    <w:rsid w:val="00670D56"/>
    <w:rPr>
      <w:sz w:val="18"/>
      <w:szCs w:val="18"/>
    </w:rPr>
  </w:style>
  <w:style w:type="paragraph" w:styleId="CommentText">
    <w:name w:val="annotation text"/>
    <w:basedOn w:val="Normal"/>
    <w:link w:val="CommentTextChar"/>
    <w:uiPriority w:val="99"/>
    <w:semiHidden/>
    <w:unhideWhenUsed/>
    <w:rsid w:val="00670D56"/>
  </w:style>
  <w:style w:type="character" w:customStyle="1" w:styleId="CommentTextChar">
    <w:name w:val="Comment Text Char"/>
    <w:basedOn w:val="DefaultParagraphFont"/>
    <w:link w:val="CommentText"/>
    <w:uiPriority w:val="99"/>
    <w:semiHidden/>
    <w:rsid w:val="00670D56"/>
  </w:style>
  <w:style w:type="table" w:styleId="TableGrid">
    <w:name w:val="Table Grid"/>
    <w:basedOn w:val="TableNormal"/>
    <w:uiPriority w:val="59"/>
    <w:rsid w:val="00670D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70D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0D56"/>
    <w:rPr>
      <w:rFonts w:ascii="Lucida Grande" w:hAnsi="Lucida Grande" w:cs="Lucida Grande"/>
      <w:sz w:val="18"/>
      <w:szCs w:val="18"/>
    </w:rPr>
  </w:style>
  <w:style w:type="character" w:styleId="LineNumber">
    <w:name w:val="line number"/>
    <w:basedOn w:val="DefaultParagraphFont"/>
    <w:uiPriority w:val="99"/>
    <w:semiHidden/>
    <w:unhideWhenUsed/>
    <w:rsid w:val="00670D56"/>
  </w:style>
  <w:style w:type="paragraph" w:styleId="CommentSubject">
    <w:name w:val="annotation subject"/>
    <w:basedOn w:val="CommentText"/>
    <w:next w:val="CommentText"/>
    <w:link w:val="CommentSubjectChar"/>
    <w:uiPriority w:val="99"/>
    <w:semiHidden/>
    <w:unhideWhenUsed/>
    <w:rsid w:val="00F84DF3"/>
    <w:rPr>
      <w:b/>
      <w:bCs/>
      <w:sz w:val="20"/>
      <w:szCs w:val="20"/>
    </w:rPr>
  </w:style>
  <w:style w:type="character" w:customStyle="1" w:styleId="CommentSubjectChar">
    <w:name w:val="Comment Subject Char"/>
    <w:basedOn w:val="CommentTextChar"/>
    <w:link w:val="CommentSubject"/>
    <w:uiPriority w:val="99"/>
    <w:semiHidden/>
    <w:rsid w:val="00F84DF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D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D56"/>
    <w:pPr>
      <w:ind w:left="720"/>
      <w:contextualSpacing/>
    </w:pPr>
  </w:style>
  <w:style w:type="character" w:styleId="CommentReference">
    <w:name w:val="annotation reference"/>
    <w:basedOn w:val="DefaultParagraphFont"/>
    <w:uiPriority w:val="99"/>
    <w:semiHidden/>
    <w:unhideWhenUsed/>
    <w:rsid w:val="00670D56"/>
    <w:rPr>
      <w:sz w:val="18"/>
      <w:szCs w:val="18"/>
    </w:rPr>
  </w:style>
  <w:style w:type="paragraph" w:styleId="CommentText">
    <w:name w:val="annotation text"/>
    <w:basedOn w:val="Normal"/>
    <w:link w:val="CommentTextChar"/>
    <w:uiPriority w:val="99"/>
    <w:semiHidden/>
    <w:unhideWhenUsed/>
    <w:rsid w:val="00670D56"/>
  </w:style>
  <w:style w:type="character" w:customStyle="1" w:styleId="CommentTextChar">
    <w:name w:val="Comment Text Char"/>
    <w:basedOn w:val="DefaultParagraphFont"/>
    <w:link w:val="CommentText"/>
    <w:uiPriority w:val="99"/>
    <w:semiHidden/>
    <w:rsid w:val="00670D56"/>
  </w:style>
  <w:style w:type="table" w:styleId="TableGrid">
    <w:name w:val="Table Grid"/>
    <w:basedOn w:val="TableNormal"/>
    <w:uiPriority w:val="59"/>
    <w:rsid w:val="00670D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70D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0D56"/>
    <w:rPr>
      <w:rFonts w:ascii="Lucida Grande" w:hAnsi="Lucida Grande" w:cs="Lucida Grande"/>
      <w:sz w:val="18"/>
      <w:szCs w:val="18"/>
    </w:rPr>
  </w:style>
  <w:style w:type="character" w:styleId="LineNumber">
    <w:name w:val="line number"/>
    <w:basedOn w:val="DefaultParagraphFont"/>
    <w:uiPriority w:val="99"/>
    <w:semiHidden/>
    <w:unhideWhenUsed/>
    <w:rsid w:val="00670D56"/>
  </w:style>
  <w:style w:type="paragraph" w:styleId="CommentSubject">
    <w:name w:val="annotation subject"/>
    <w:basedOn w:val="CommentText"/>
    <w:next w:val="CommentText"/>
    <w:link w:val="CommentSubjectChar"/>
    <w:uiPriority w:val="99"/>
    <w:semiHidden/>
    <w:unhideWhenUsed/>
    <w:rsid w:val="00F84DF3"/>
    <w:rPr>
      <w:b/>
      <w:bCs/>
      <w:sz w:val="20"/>
      <w:szCs w:val="20"/>
    </w:rPr>
  </w:style>
  <w:style w:type="character" w:customStyle="1" w:styleId="CommentSubjectChar">
    <w:name w:val="Comment Subject Char"/>
    <w:basedOn w:val="CommentTextChar"/>
    <w:link w:val="CommentSubject"/>
    <w:uiPriority w:val="99"/>
    <w:semiHidden/>
    <w:rsid w:val="00F84DF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14</Pages>
  <Words>3674</Words>
  <Characters>20946</Characters>
  <Application>Microsoft Macintosh Word</Application>
  <DocSecurity>0</DocSecurity>
  <Lines>174</Lines>
  <Paragraphs>49</Paragraphs>
  <ScaleCrop>false</ScaleCrop>
  <Company/>
  <LinksUpToDate>false</LinksUpToDate>
  <CharactersWithSpaces>24571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Provencher</dc:creator>
  <cp:keywords/>
  <dc:description/>
  <cp:lastModifiedBy>Andrew Nguyen</cp:lastModifiedBy>
  <cp:revision>13</cp:revision>
  <dcterms:created xsi:type="dcterms:W3CDTF">2016-02-11T18:33:00Z</dcterms:created>
  <dcterms:modified xsi:type="dcterms:W3CDTF">2016-02-11T23:25:00Z</dcterms:modified>
</cp:coreProperties>
</file>