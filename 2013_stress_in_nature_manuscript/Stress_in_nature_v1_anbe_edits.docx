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D7A5F8" w14:textId="7E06E8F1" w:rsidR="007027E2" w:rsidRPr="003A771E" w:rsidRDefault="00D96897" w:rsidP="007027E2">
      <w:pPr>
        <w:spacing w:line="480" w:lineRule="auto"/>
        <w:rPr>
          <w:ins w:id="0" w:author="Andrew Nguyen" w:date="2015-12-04T11:02:00Z"/>
          <w:rFonts w:asciiTheme="majorHAnsi" w:hAnsiTheme="majorHAnsi"/>
          <w:sz w:val="32"/>
          <w:szCs w:val="32"/>
        </w:rPr>
        <w:pPrChange w:id="1" w:author="Andrew Nguyen" w:date="2015-12-04T11:03:00Z">
          <w:pPr>
            <w:spacing w:line="276" w:lineRule="auto"/>
          </w:pPr>
        </w:pPrChange>
      </w:pPr>
      <w:r w:rsidRPr="003A771E">
        <w:rPr>
          <w:rFonts w:asciiTheme="majorHAnsi" w:hAnsiTheme="majorHAnsi"/>
          <w:sz w:val="32"/>
          <w:szCs w:val="32"/>
        </w:rPr>
        <w:t>Effects of</w:t>
      </w:r>
      <w:r w:rsidR="00AF1C06" w:rsidRPr="003A771E">
        <w:rPr>
          <w:rFonts w:asciiTheme="majorHAnsi" w:hAnsiTheme="majorHAnsi"/>
          <w:sz w:val="32"/>
          <w:szCs w:val="32"/>
        </w:rPr>
        <w:t xml:space="preserve"> experimental warming </w:t>
      </w:r>
      <w:commentRangeStart w:id="2"/>
      <w:r w:rsidR="00AF1C06" w:rsidRPr="003A771E">
        <w:rPr>
          <w:rFonts w:asciiTheme="majorHAnsi" w:hAnsiTheme="majorHAnsi"/>
          <w:sz w:val="32"/>
          <w:szCs w:val="32"/>
        </w:rPr>
        <w:t>on</w:t>
      </w:r>
      <w:commentRangeEnd w:id="2"/>
      <w:r w:rsidR="007027E2">
        <w:rPr>
          <w:rStyle w:val="CommentReference"/>
        </w:rPr>
        <w:commentReference w:id="2"/>
      </w:r>
      <w:r w:rsidR="00AF1C06" w:rsidRPr="003A771E">
        <w:rPr>
          <w:rFonts w:asciiTheme="majorHAnsi" w:hAnsiTheme="majorHAnsi"/>
          <w:sz w:val="32"/>
          <w:szCs w:val="32"/>
        </w:rPr>
        <w:t xml:space="preserve"> the common woodland </w:t>
      </w:r>
      <w:commentRangeStart w:id="3"/>
      <w:r w:rsidR="00AF1C06" w:rsidRPr="003A771E">
        <w:rPr>
          <w:rFonts w:asciiTheme="majorHAnsi" w:hAnsiTheme="majorHAnsi"/>
          <w:sz w:val="32"/>
          <w:szCs w:val="32"/>
        </w:rPr>
        <w:t>ant</w:t>
      </w:r>
      <w:commentRangeEnd w:id="3"/>
      <w:r w:rsidR="007027E2">
        <w:rPr>
          <w:rStyle w:val="CommentReference"/>
        </w:rPr>
        <w:commentReference w:id="3"/>
      </w:r>
    </w:p>
    <w:p w14:paraId="1F488F49" w14:textId="70473123" w:rsidR="00E11FEE" w:rsidRDefault="00E11FEE" w:rsidP="007027E2">
      <w:pPr>
        <w:spacing w:line="480" w:lineRule="auto"/>
        <w:rPr>
          <w:ins w:id="4" w:author="Andrew Nguyen" w:date="2015-12-04T11:02:00Z"/>
          <w:rFonts w:asciiTheme="majorHAnsi" w:hAnsiTheme="majorHAnsi"/>
        </w:rPr>
        <w:pPrChange w:id="5" w:author="Andrew Nguyen" w:date="2015-12-04T11:03:00Z">
          <w:pPr>
            <w:spacing w:line="276" w:lineRule="auto"/>
          </w:pPr>
        </w:pPrChange>
      </w:pPr>
      <w:r>
        <w:rPr>
          <w:rFonts w:asciiTheme="majorHAnsi" w:hAnsiTheme="majorHAnsi"/>
        </w:rPr>
        <w:t xml:space="preserve">Curtis A. </w:t>
      </w:r>
      <w:proofErr w:type="spellStart"/>
      <w:r>
        <w:rPr>
          <w:rFonts w:asciiTheme="majorHAnsi" w:hAnsiTheme="majorHAnsi"/>
        </w:rPr>
        <w:t>Provencher</w:t>
      </w:r>
      <w:proofErr w:type="spellEnd"/>
      <w:ins w:id="6" w:author="Andrew Nguyen" w:date="2015-12-04T11:02:00Z">
        <w:r w:rsidR="007027E2">
          <w:rPr>
            <w:rFonts w:asciiTheme="majorHAnsi" w:hAnsiTheme="majorHAnsi"/>
          </w:rPr>
          <w:t>,</w:t>
        </w:r>
      </w:ins>
    </w:p>
    <w:p w14:paraId="7054622C" w14:textId="67C17A09" w:rsidR="007027E2" w:rsidRDefault="007027E2" w:rsidP="007027E2">
      <w:pPr>
        <w:spacing w:line="480" w:lineRule="auto"/>
        <w:rPr>
          <w:ins w:id="7" w:author="Andrew Nguyen" w:date="2015-12-04T11:02:00Z"/>
          <w:rFonts w:asciiTheme="majorHAnsi" w:hAnsiTheme="majorHAnsi"/>
        </w:rPr>
        <w:pPrChange w:id="8" w:author="Andrew Nguyen" w:date="2015-12-04T11:03:00Z">
          <w:pPr>
            <w:spacing w:line="276" w:lineRule="auto"/>
          </w:pPr>
        </w:pPrChange>
      </w:pPr>
      <w:ins w:id="9" w:author="Andrew Nguyen" w:date="2015-12-04T11:02:00Z">
        <w:r>
          <w:rPr>
            <w:rFonts w:asciiTheme="majorHAnsi" w:hAnsiTheme="majorHAnsi"/>
          </w:rPr>
          <w:t>Add affiliations</w:t>
        </w:r>
      </w:ins>
    </w:p>
    <w:p w14:paraId="626F6AAF" w14:textId="77777777" w:rsidR="007027E2" w:rsidRDefault="007027E2" w:rsidP="007027E2">
      <w:pPr>
        <w:spacing w:line="480" w:lineRule="auto"/>
        <w:rPr>
          <w:ins w:id="10" w:author="Andrew Nguyen" w:date="2015-12-04T11:02:00Z"/>
          <w:rFonts w:asciiTheme="majorHAnsi" w:hAnsiTheme="majorHAnsi"/>
        </w:rPr>
        <w:pPrChange w:id="11" w:author="Andrew Nguyen" w:date="2015-12-04T11:03:00Z">
          <w:pPr>
            <w:spacing w:line="276" w:lineRule="auto"/>
          </w:pPr>
        </w:pPrChange>
      </w:pPr>
    </w:p>
    <w:p w14:paraId="7634EEFE" w14:textId="04739D8A" w:rsidR="007027E2" w:rsidRPr="00AF1C06" w:rsidRDefault="007027E2" w:rsidP="007027E2">
      <w:pPr>
        <w:spacing w:line="480" w:lineRule="auto"/>
        <w:rPr>
          <w:rFonts w:asciiTheme="majorHAnsi" w:hAnsiTheme="majorHAnsi"/>
        </w:rPr>
        <w:pPrChange w:id="12" w:author="Andrew Nguyen" w:date="2015-12-04T11:03:00Z">
          <w:pPr>
            <w:spacing w:line="276" w:lineRule="auto"/>
          </w:pPr>
        </w:pPrChange>
      </w:pPr>
      <w:ins w:id="13" w:author="Andrew Nguyen" w:date="2015-12-04T11:02:00Z">
        <w:r>
          <w:rPr>
            <w:rFonts w:asciiTheme="majorHAnsi" w:hAnsiTheme="majorHAnsi"/>
          </w:rPr>
          <w:t>Abstract</w:t>
        </w:r>
      </w:ins>
    </w:p>
    <w:p w14:paraId="675C9436" w14:textId="77777777" w:rsidR="007027E2" w:rsidRDefault="007027E2" w:rsidP="007027E2">
      <w:pPr>
        <w:spacing w:line="480" w:lineRule="auto"/>
        <w:rPr>
          <w:ins w:id="14" w:author="Andrew Nguyen" w:date="2015-12-04T11:02:00Z"/>
          <w:i/>
          <w:sz w:val="28"/>
          <w:szCs w:val="28"/>
        </w:rPr>
        <w:pPrChange w:id="15" w:author="Andrew Nguyen" w:date="2015-12-04T11:03:00Z">
          <w:pPr>
            <w:spacing w:line="276" w:lineRule="auto"/>
          </w:pPr>
        </w:pPrChange>
      </w:pPr>
    </w:p>
    <w:p w14:paraId="501F394A" w14:textId="77777777" w:rsidR="00FA324C" w:rsidRPr="003A771E" w:rsidRDefault="00094854" w:rsidP="007027E2">
      <w:pPr>
        <w:spacing w:line="480" w:lineRule="auto"/>
        <w:rPr>
          <w:i/>
          <w:sz w:val="28"/>
          <w:szCs w:val="28"/>
        </w:rPr>
        <w:pPrChange w:id="16" w:author="Andrew Nguyen" w:date="2015-12-04T11:03:00Z">
          <w:pPr>
            <w:spacing w:line="276" w:lineRule="auto"/>
          </w:pPr>
        </w:pPrChange>
      </w:pPr>
      <w:r w:rsidRPr="003A771E">
        <w:rPr>
          <w:i/>
          <w:sz w:val="28"/>
          <w:szCs w:val="28"/>
        </w:rPr>
        <w:t>Introduction</w:t>
      </w:r>
    </w:p>
    <w:p w14:paraId="4359CEA5" w14:textId="77777777" w:rsidR="00753E30" w:rsidRDefault="00094854" w:rsidP="007027E2">
      <w:pPr>
        <w:spacing w:line="480" w:lineRule="auto"/>
        <w:ind w:firstLine="720"/>
        <w:rPr>
          <w:ins w:id="17" w:author="Andrew Nguyen" w:date="2015-12-04T11:28:00Z"/>
        </w:rPr>
        <w:pPrChange w:id="18" w:author="Andrew Nguyen" w:date="2015-12-04T11:03:00Z">
          <w:pPr>
            <w:spacing w:line="276" w:lineRule="auto"/>
            <w:ind w:firstLine="720"/>
          </w:pPr>
        </w:pPrChange>
      </w:pPr>
      <w:r w:rsidRPr="00094854">
        <w:t>Models of</w:t>
      </w:r>
      <w:r w:rsidRPr="00094854">
        <w:rPr>
          <w:i/>
        </w:rPr>
        <w:t xml:space="preserve"> </w:t>
      </w:r>
      <w:r w:rsidRPr="00094854">
        <w:t>climate change predict global temperature increases for terrestrial ecosystems. Tropical species at low latitude live near their optimal temperature and can tolerate only relatively narrow temperature fluctuations, making them more susceptible to warming t</w:t>
      </w:r>
      <w:r w:rsidR="00960691">
        <w:t xml:space="preserve">han northern species </w:t>
      </w:r>
      <w:r w:rsidRPr="00094854">
        <w:t xml:space="preserve">(Deutsch et al. 2008). Species experiencing temperatures above their optimum for </w:t>
      </w:r>
      <w:r w:rsidR="00960691">
        <w:t xml:space="preserve">too long </w:t>
      </w:r>
      <w:r w:rsidRPr="00094854">
        <w:t xml:space="preserve">may avoid </w:t>
      </w:r>
      <w:r w:rsidR="00960691">
        <w:t>unfavorable conditions</w:t>
      </w:r>
      <w:r w:rsidRPr="00094854">
        <w:t xml:space="preserve"> by migrating to cooler regions or adapting to new warm conditions, but whether either of these is possible depends on the connectivity of the landscape and the severity of thermal stress experienced (Walther et al. 20</w:t>
      </w:r>
      <w:r w:rsidR="00960691">
        <w:t>02).</w:t>
      </w:r>
      <w:r w:rsidR="00960691" w:rsidRPr="00960691">
        <w:t xml:space="preserve"> </w:t>
      </w:r>
    </w:p>
    <w:p w14:paraId="36136A3E" w14:textId="67596655" w:rsidR="00F34B82" w:rsidRDefault="00960691" w:rsidP="007027E2">
      <w:pPr>
        <w:spacing w:line="480" w:lineRule="auto"/>
        <w:ind w:firstLine="720"/>
        <w:rPr>
          <w:rFonts w:eastAsia="Times New Roman" w:cs="Times New Roman"/>
          <w:color w:val="333333"/>
          <w:shd w:val="clear" w:color="auto" w:fill="FFFFFF"/>
        </w:rPr>
        <w:pPrChange w:id="19" w:author="Andrew Nguyen" w:date="2015-12-04T11:03:00Z">
          <w:pPr>
            <w:spacing w:line="276" w:lineRule="auto"/>
            <w:ind w:firstLine="720"/>
          </w:pPr>
        </w:pPrChange>
      </w:pPr>
      <w:proofErr w:type="spellStart"/>
      <w:r w:rsidRPr="00094854">
        <w:t>Ecotherms</w:t>
      </w:r>
      <w:proofErr w:type="spellEnd"/>
      <w:r w:rsidRPr="00094854">
        <w:t>, which acquire heat from their external environment, are particularly vulnerable because ambient temperature strongly influences their activity and reproduction</w:t>
      </w:r>
      <w:r>
        <w:t xml:space="preserve"> </w:t>
      </w:r>
      <w:r w:rsidRPr="00094854">
        <w:t>(Deutsch et al. 2008)</w:t>
      </w:r>
      <w:r>
        <w:t>.</w:t>
      </w:r>
      <w:r w:rsidRPr="00094854">
        <w:t xml:space="preserve"> </w:t>
      </w:r>
      <w:commentRangeStart w:id="20"/>
      <w:r w:rsidR="00094854">
        <w:rPr>
          <w:rFonts w:eastAsia="Times New Roman" w:cs="Times New Roman"/>
          <w:color w:val="333333"/>
          <w:shd w:val="clear" w:color="auto" w:fill="FFFFFF"/>
        </w:rPr>
        <w:t xml:space="preserve">Current predictions </w:t>
      </w:r>
      <w:commentRangeEnd w:id="20"/>
      <w:r w:rsidR="00753E30">
        <w:rPr>
          <w:rStyle w:val="CommentReference"/>
        </w:rPr>
        <w:commentReference w:id="20"/>
      </w:r>
      <w:r w:rsidR="00094854">
        <w:rPr>
          <w:rFonts w:eastAsia="Times New Roman" w:cs="Times New Roman"/>
          <w:color w:val="333333"/>
          <w:shd w:val="clear" w:color="auto" w:fill="FFFFFF"/>
        </w:rPr>
        <w:t xml:space="preserve">of species response to climate change depend on measures of their </w:t>
      </w:r>
      <w:r>
        <w:rPr>
          <w:rFonts w:eastAsia="Times New Roman" w:cs="Times New Roman"/>
          <w:color w:val="333333"/>
          <w:shd w:val="clear" w:color="auto" w:fill="FFFFFF"/>
        </w:rPr>
        <w:t>lethal thermal limits,</w:t>
      </w:r>
      <w:r w:rsidR="00094854">
        <w:rPr>
          <w:rFonts w:eastAsia="Times New Roman" w:cs="Times New Roman"/>
          <w:color w:val="333333"/>
          <w:shd w:val="clear" w:color="auto" w:fill="FFFFFF"/>
        </w:rPr>
        <w:t xml:space="preserve"> but organisms experience costs to t</w:t>
      </w:r>
      <w:r>
        <w:rPr>
          <w:rFonts w:eastAsia="Times New Roman" w:cs="Times New Roman"/>
          <w:color w:val="333333"/>
          <w:shd w:val="clear" w:color="auto" w:fill="FFFFFF"/>
        </w:rPr>
        <w:t>heir physiological functions far before reaching their ecological death</w:t>
      </w:r>
      <w:r w:rsidR="00094854">
        <w:rPr>
          <w:rFonts w:eastAsia="Times New Roman" w:cs="Times New Roman"/>
          <w:color w:val="333333"/>
          <w:shd w:val="clear" w:color="auto" w:fill="FFFFFF"/>
        </w:rPr>
        <w:t xml:space="preserve"> (Evans &amp; Hoffman 2012). For better predictions on how rising </w:t>
      </w:r>
      <w:r w:rsidR="00094854">
        <w:rPr>
          <w:rFonts w:eastAsia="Times New Roman" w:cs="Times New Roman"/>
          <w:color w:val="333333"/>
          <w:shd w:val="clear" w:color="auto" w:fill="FFFFFF"/>
        </w:rPr>
        <w:lastRenderedPageBreak/>
        <w:t xml:space="preserve">temperatures will impact species, </w:t>
      </w:r>
      <w:commentRangeStart w:id="21"/>
      <w:commentRangeStart w:id="22"/>
      <w:r w:rsidR="00094854">
        <w:rPr>
          <w:rFonts w:eastAsia="Times New Roman" w:cs="Times New Roman"/>
          <w:color w:val="333333"/>
          <w:shd w:val="clear" w:color="auto" w:fill="FFFFFF"/>
        </w:rPr>
        <w:t>a</w:t>
      </w:r>
      <w:commentRangeEnd w:id="22"/>
      <w:r w:rsidR="00753E30">
        <w:rPr>
          <w:rStyle w:val="CommentReference"/>
        </w:rPr>
        <w:commentReference w:id="22"/>
      </w:r>
      <w:r w:rsidR="00094854">
        <w:rPr>
          <w:rFonts w:eastAsia="Times New Roman" w:cs="Times New Roman"/>
          <w:color w:val="333333"/>
          <w:shd w:val="clear" w:color="auto" w:fill="FFFFFF"/>
        </w:rPr>
        <w:t xml:space="preserve"> </w:t>
      </w:r>
      <w:r>
        <w:rPr>
          <w:rFonts w:eastAsia="Times New Roman" w:cs="Times New Roman"/>
          <w:color w:val="333333"/>
          <w:shd w:val="clear" w:color="auto" w:fill="FFFFFF"/>
        </w:rPr>
        <w:t>more accurate proxy for</w:t>
      </w:r>
      <w:r w:rsidR="00094854">
        <w:rPr>
          <w:rFonts w:eastAsia="Times New Roman" w:cs="Times New Roman"/>
          <w:color w:val="333333"/>
          <w:shd w:val="clear" w:color="auto" w:fill="FFFFFF"/>
        </w:rPr>
        <w:t xml:space="preserve"> </w:t>
      </w:r>
      <w:r w:rsidR="00094854" w:rsidRPr="002E1295">
        <w:rPr>
          <w:rFonts w:eastAsia="Times New Roman" w:cs="Times New Roman"/>
          <w:color w:val="333333"/>
          <w:shd w:val="clear" w:color="auto" w:fill="FFFFFF"/>
        </w:rPr>
        <w:t>assess</w:t>
      </w:r>
      <w:r>
        <w:rPr>
          <w:rFonts w:eastAsia="Times New Roman" w:cs="Times New Roman"/>
          <w:color w:val="333333"/>
          <w:shd w:val="clear" w:color="auto" w:fill="FFFFFF"/>
        </w:rPr>
        <w:t>ing</w:t>
      </w:r>
      <w:r w:rsidR="00094854" w:rsidRPr="002E1295">
        <w:rPr>
          <w:rFonts w:eastAsia="Times New Roman" w:cs="Times New Roman"/>
          <w:color w:val="333333"/>
          <w:shd w:val="clear" w:color="auto" w:fill="FFFFFF"/>
        </w:rPr>
        <w:t xml:space="preserve"> </w:t>
      </w:r>
      <w:r>
        <w:rPr>
          <w:rFonts w:eastAsia="Times New Roman" w:cs="Times New Roman"/>
          <w:color w:val="333333"/>
          <w:shd w:val="clear" w:color="auto" w:fill="FFFFFF"/>
        </w:rPr>
        <w:t>sub-lethal stress must be identified</w:t>
      </w:r>
      <w:r w:rsidR="00094854" w:rsidRPr="002E1295">
        <w:rPr>
          <w:rFonts w:eastAsia="Times New Roman" w:cs="Times New Roman"/>
          <w:color w:val="333333"/>
          <w:shd w:val="clear" w:color="auto" w:fill="FFFFFF"/>
        </w:rPr>
        <w:t>.</w:t>
      </w:r>
      <w:r w:rsidR="00094854">
        <w:rPr>
          <w:rFonts w:eastAsia="Times New Roman" w:cs="Times New Roman"/>
          <w:color w:val="333333"/>
          <w:shd w:val="clear" w:color="auto" w:fill="FFFFFF"/>
        </w:rPr>
        <w:t xml:space="preserve">  </w:t>
      </w:r>
      <w:commentRangeEnd w:id="21"/>
      <w:r w:rsidR="007027E2">
        <w:rPr>
          <w:rStyle w:val="CommentReference"/>
        </w:rPr>
        <w:commentReference w:id="21"/>
      </w:r>
    </w:p>
    <w:p w14:paraId="3C11CC88" w14:textId="78460CC8" w:rsidR="008B304E" w:rsidRDefault="00960691" w:rsidP="007027E2">
      <w:pPr>
        <w:spacing w:line="480" w:lineRule="auto"/>
        <w:ind w:firstLine="720"/>
        <w:pPrChange w:id="23" w:author="Andrew Nguyen" w:date="2015-12-04T11:03:00Z">
          <w:pPr>
            <w:spacing w:line="276" w:lineRule="auto"/>
            <w:ind w:firstLine="720"/>
          </w:pPr>
        </w:pPrChange>
      </w:pPr>
      <w:r>
        <w:rPr>
          <w:rFonts w:eastAsia="Times New Roman" w:cs="Times New Roman"/>
          <w:color w:val="333333"/>
          <w:shd w:val="clear" w:color="auto" w:fill="FFFFFF"/>
        </w:rPr>
        <w:t>Unfavorable t</w:t>
      </w:r>
      <w:r w:rsidR="00094854" w:rsidRPr="002E1295">
        <w:rPr>
          <w:rFonts w:eastAsia="Times New Roman" w:cs="Times New Roman"/>
          <w:color w:val="333333"/>
          <w:shd w:val="clear" w:color="auto" w:fill="FFFFFF"/>
        </w:rPr>
        <w:t>emperature imposes costs by damaging macromolecules such as proteins and nucleic acids</w:t>
      </w:r>
      <w:r w:rsidR="00AC3103">
        <w:rPr>
          <w:rFonts w:eastAsia="Times New Roman" w:cs="Times New Roman"/>
          <w:color w:val="333333"/>
          <w:shd w:val="clear" w:color="auto" w:fill="FFFFFF"/>
        </w:rPr>
        <w:t>,</w:t>
      </w:r>
      <w:r w:rsidR="00094854" w:rsidRPr="002E1295">
        <w:rPr>
          <w:rFonts w:eastAsia="Times New Roman" w:cs="Times New Roman"/>
          <w:color w:val="333333"/>
          <w:shd w:val="clear" w:color="auto" w:fill="FFFFFF"/>
        </w:rPr>
        <w:t xml:space="preserve"> </w:t>
      </w:r>
      <w:r w:rsidR="00094854">
        <w:rPr>
          <w:rFonts w:eastAsia="Times New Roman" w:cs="Times New Roman"/>
          <w:color w:val="333333"/>
          <w:shd w:val="clear" w:color="auto" w:fill="FFFFFF"/>
        </w:rPr>
        <w:t>leading to lo</w:t>
      </w:r>
      <w:r w:rsidR="006E5298">
        <w:rPr>
          <w:rFonts w:eastAsia="Times New Roman" w:cs="Times New Roman"/>
          <w:color w:val="333333"/>
          <w:shd w:val="clear" w:color="auto" w:fill="FFFFFF"/>
        </w:rPr>
        <w:t xml:space="preserve">ss in biochemical reactions and a </w:t>
      </w:r>
      <w:r w:rsidR="00094854">
        <w:rPr>
          <w:rFonts w:eastAsia="Times New Roman" w:cs="Times New Roman"/>
          <w:color w:val="333333"/>
          <w:shd w:val="clear" w:color="auto" w:fill="FFFFFF"/>
        </w:rPr>
        <w:t>subsequent</w:t>
      </w:r>
      <w:r w:rsidR="00094854" w:rsidRPr="002E1295">
        <w:rPr>
          <w:rFonts w:eastAsia="Times New Roman" w:cs="Times New Roman"/>
          <w:color w:val="333333"/>
          <w:shd w:val="clear" w:color="auto" w:fill="FFFFFF"/>
        </w:rPr>
        <w:t xml:space="preserve"> </w:t>
      </w:r>
      <w:r w:rsidR="006E5298">
        <w:rPr>
          <w:rFonts w:eastAsia="Times New Roman" w:cs="Times New Roman"/>
          <w:color w:val="333333"/>
          <w:shd w:val="clear" w:color="auto" w:fill="FFFFFF"/>
        </w:rPr>
        <w:t>decline</w:t>
      </w:r>
      <w:r w:rsidR="00094854">
        <w:rPr>
          <w:rFonts w:eastAsia="Times New Roman" w:cs="Times New Roman"/>
          <w:color w:val="333333"/>
          <w:shd w:val="clear" w:color="auto" w:fill="FFFFFF"/>
        </w:rPr>
        <w:t xml:space="preserve"> in</w:t>
      </w:r>
      <w:r w:rsidR="00094854" w:rsidRPr="002E1295">
        <w:rPr>
          <w:rFonts w:eastAsia="Times New Roman" w:cs="Times New Roman"/>
          <w:color w:val="333333"/>
          <w:shd w:val="clear" w:color="auto" w:fill="FFFFFF"/>
        </w:rPr>
        <w:t xml:space="preserve"> performance</w:t>
      </w:r>
      <w:r w:rsidR="002078FE">
        <w:rPr>
          <w:rFonts w:eastAsia="Times New Roman" w:cs="Times New Roman"/>
          <w:color w:val="333333"/>
          <w:shd w:val="clear" w:color="auto" w:fill="FFFFFF"/>
        </w:rPr>
        <w:t>; o</w:t>
      </w:r>
      <w:r w:rsidR="008B304E">
        <w:rPr>
          <w:rFonts w:eastAsia="Times New Roman" w:cs="Times New Roman"/>
          <w:color w:val="333333"/>
          <w:shd w:val="clear" w:color="auto" w:fill="FFFFFF"/>
        </w:rPr>
        <w:t xml:space="preserve">rganisms combat </w:t>
      </w:r>
      <w:r w:rsidR="002078FE">
        <w:rPr>
          <w:rFonts w:eastAsia="Times New Roman" w:cs="Times New Roman"/>
          <w:color w:val="333333"/>
          <w:shd w:val="clear" w:color="auto" w:fill="FFFFFF"/>
        </w:rPr>
        <w:t xml:space="preserve">these forces of sub-lethal stress </w:t>
      </w:r>
      <w:r w:rsidR="006E5298">
        <w:rPr>
          <w:rFonts w:eastAsia="Times New Roman" w:cs="Times New Roman"/>
          <w:color w:val="333333"/>
          <w:shd w:val="clear" w:color="auto" w:fill="FFFFFF"/>
        </w:rPr>
        <w:t>by</w:t>
      </w:r>
      <w:r w:rsidR="00094854" w:rsidRPr="002E1295">
        <w:rPr>
          <w:rFonts w:eastAsia="Times New Roman" w:cs="Times New Roman"/>
          <w:color w:val="333333"/>
          <w:shd w:val="clear" w:color="auto" w:fill="FFFFFF"/>
        </w:rPr>
        <w:t xml:space="preserve"> </w:t>
      </w:r>
      <w:r w:rsidR="006E5298">
        <w:rPr>
          <w:rFonts w:eastAsia="Times New Roman" w:cs="Times New Roman"/>
          <w:color w:val="333333"/>
          <w:shd w:val="clear" w:color="auto" w:fill="FFFFFF"/>
        </w:rPr>
        <w:t xml:space="preserve">utilizing </w:t>
      </w:r>
      <w:r w:rsidR="00094854">
        <w:rPr>
          <w:rFonts w:eastAsia="Times New Roman" w:cs="Times New Roman"/>
          <w:color w:val="333333"/>
          <w:shd w:val="clear" w:color="auto" w:fill="FFFFFF"/>
        </w:rPr>
        <w:t xml:space="preserve">the </w:t>
      </w:r>
      <w:r w:rsidR="00094854" w:rsidRPr="002E1295">
        <w:rPr>
          <w:rFonts w:eastAsia="Times New Roman" w:cs="Times New Roman"/>
          <w:color w:val="333333"/>
          <w:shd w:val="clear" w:color="auto" w:fill="FFFFFF"/>
        </w:rPr>
        <w:t>cellular stress response</w:t>
      </w:r>
      <w:r w:rsidR="00094854">
        <w:rPr>
          <w:rFonts w:eastAsia="Times New Roman" w:cs="Times New Roman"/>
          <w:color w:val="333333"/>
          <w:shd w:val="clear" w:color="auto" w:fill="FFFFFF"/>
        </w:rPr>
        <w:t xml:space="preserve"> </w:t>
      </w:r>
      <w:r w:rsidR="00094854" w:rsidRPr="002E1295">
        <w:rPr>
          <w:rFonts w:eastAsia="Times New Roman" w:cs="Times New Roman"/>
          <w:color w:val="333333"/>
          <w:shd w:val="clear" w:color="auto" w:fill="FFFFFF"/>
        </w:rPr>
        <w:t>(CSR</w:t>
      </w:r>
      <w:r w:rsidR="00094854">
        <w:rPr>
          <w:rFonts w:eastAsia="Times New Roman" w:cs="Times New Roman"/>
          <w:color w:val="333333"/>
          <w:shd w:val="clear" w:color="auto" w:fill="FFFFFF"/>
        </w:rPr>
        <w:t>)</w:t>
      </w:r>
      <w:r w:rsidR="00373F32">
        <w:rPr>
          <w:rFonts w:eastAsia="Times New Roman" w:cs="Times New Roman"/>
          <w:color w:val="333333"/>
          <w:shd w:val="clear" w:color="auto" w:fill="FFFFFF"/>
        </w:rPr>
        <w:t xml:space="preserve"> (</w:t>
      </w:r>
      <w:proofErr w:type="spellStart"/>
      <w:r w:rsidR="00094854" w:rsidRPr="00052B2A">
        <w:t>K</w:t>
      </w:r>
      <w:r w:rsidR="00094854">
        <w:t>ültz</w:t>
      </w:r>
      <w:proofErr w:type="spellEnd"/>
      <w:r w:rsidR="00094854">
        <w:rPr>
          <w:rFonts w:eastAsia="Times New Roman" w:cs="Times New Roman"/>
          <w:color w:val="333333"/>
          <w:shd w:val="clear" w:color="auto" w:fill="FFFFFF"/>
        </w:rPr>
        <w:t xml:space="preserve"> 2005</w:t>
      </w:r>
      <w:r w:rsidR="002078FE">
        <w:rPr>
          <w:rFonts w:eastAsia="Times New Roman" w:cs="Times New Roman"/>
          <w:color w:val="333333"/>
          <w:shd w:val="clear" w:color="auto" w:fill="FFFFFF"/>
        </w:rPr>
        <w:t xml:space="preserve">, </w:t>
      </w:r>
      <w:r w:rsidR="002078FE">
        <w:rPr>
          <w:rFonts w:eastAsia="Times New Roman" w:cs="Times New Roman"/>
          <w:shd w:val="clear" w:color="auto" w:fill="FFFFFF"/>
        </w:rPr>
        <w:t>Morris et al. 2013</w:t>
      </w:r>
      <w:r w:rsidR="00094854" w:rsidRPr="002E1295">
        <w:rPr>
          <w:rFonts w:eastAsia="Times New Roman" w:cs="Times New Roman"/>
          <w:color w:val="333333"/>
          <w:shd w:val="clear" w:color="auto" w:fill="FFFFFF"/>
        </w:rPr>
        <w:t>)</w:t>
      </w:r>
      <w:r w:rsidR="00094854">
        <w:rPr>
          <w:rFonts w:eastAsia="Times New Roman" w:cs="Times New Roman"/>
          <w:color w:val="333333"/>
          <w:shd w:val="clear" w:color="auto" w:fill="FFFFFF"/>
        </w:rPr>
        <w:t>.</w:t>
      </w:r>
      <w:r w:rsidR="00094854" w:rsidRPr="002E1295">
        <w:rPr>
          <w:rFonts w:eastAsia="Times New Roman" w:cs="Times New Roman"/>
          <w:color w:val="333333"/>
          <w:shd w:val="clear" w:color="auto" w:fill="FFFFFF"/>
        </w:rPr>
        <w:t xml:space="preserve"> </w:t>
      </w:r>
      <w:r w:rsidR="00373F32">
        <w:rPr>
          <w:rFonts w:eastAsia="Times New Roman" w:cs="Times New Roman"/>
          <w:color w:val="333333"/>
          <w:shd w:val="clear" w:color="auto" w:fill="FFFFFF"/>
        </w:rPr>
        <w:t>When environmental factors</w:t>
      </w:r>
      <w:r w:rsidR="009B2E0A">
        <w:rPr>
          <w:rFonts w:eastAsia="Times New Roman" w:cs="Times New Roman"/>
          <w:color w:val="333333"/>
          <w:shd w:val="clear" w:color="auto" w:fill="FFFFFF"/>
        </w:rPr>
        <w:t xml:space="preserve"> </w:t>
      </w:r>
      <w:r w:rsidR="009B2E0A">
        <w:rPr>
          <w:rFonts w:ascii="Cambria" w:eastAsia="Times New Roman" w:hAnsi="Cambria" w:cs="Times New Roman"/>
          <w:color w:val="333333"/>
          <w:shd w:val="clear" w:color="auto" w:fill="FFFFFF"/>
        </w:rPr>
        <w:t>−</w:t>
      </w:r>
      <w:r w:rsidR="009B2E0A">
        <w:rPr>
          <w:rFonts w:eastAsia="Times New Roman" w:cs="Times New Roman"/>
          <w:color w:val="333333"/>
          <w:shd w:val="clear" w:color="auto" w:fill="FFFFFF"/>
        </w:rPr>
        <w:t xml:space="preserve"> </w:t>
      </w:r>
      <w:r w:rsidR="003B6C07">
        <w:rPr>
          <w:rFonts w:eastAsia="Times New Roman" w:cs="Times New Roman"/>
          <w:color w:val="333333"/>
          <w:shd w:val="clear" w:color="auto" w:fill="FFFFFF"/>
        </w:rPr>
        <w:t>such as temperature</w:t>
      </w:r>
      <w:r w:rsidR="009B2E0A">
        <w:rPr>
          <w:rFonts w:eastAsia="Times New Roman" w:cs="Times New Roman"/>
          <w:color w:val="333333"/>
          <w:shd w:val="clear" w:color="auto" w:fill="FFFFFF"/>
        </w:rPr>
        <w:t xml:space="preserve"> </w:t>
      </w:r>
      <w:r w:rsidR="009B2E0A">
        <w:rPr>
          <w:rFonts w:ascii="Cambria" w:eastAsia="Times New Roman" w:hAnsi="Cambria" w:cs="Times New Roman"/>
          <w:color w:val="333333"/>
          <w:shd w:val="clear" w:color="auto" w:fill="FFFFFF"/>
        </w:rPr>
        <w:t>−</w:t>
      </w:r>
      <w:r w:rsidR="003B6C07">
        <w:rPr>
          <w:rFonts w:eastAsia="Times New Roman" w:cs="Times New Roman"/>
          <w:color w:val="333333"/>
          <w:shd w:val="clear" w:color="auto" w:fill="FFFFFF"/>
        </w:rPr>
        <w:t xml:space="preserve"> inflict protein</w:t>
      </w:r>
      <w:r w:rsidR="00373F32">
        <w:rPr>
          <w:rFonts w:eastAsia="Times New Roman" w:cs="Times New Roman"/>
          <w:color w:val="333333"/>
          <w:shd w:val="clear" w:color="auto" w:fill="FFFFFF"/>
        </w:rPr>
        <w:t xml:space="preserve"> damage</w:t>
      </w:r>
      <w:r w:rsidR="003B6C07">
        <w:rPr>
          <w:rFonts w:eastAsia="Times New Roman" w:cs="Times New Roman"/>
          <w:color w:val="333333"/>
          <w:shd w:val="clear" w:color="auto" w:fill="FFFFFF"/>
        </w:rPr>
        <w:t>,</w:t>
      </w:r>
      <w:r w:rsidR="00373F32">
        <w:rPr>
          <w:rFonts w:eastAsia="Times New Roman" w:cs="Times New Roman"/>
          <w:color w:val="333333"/>
          <w:shd w:val="clear" w:color="auto" w:fill="FFFFFF"/>
        </w:rPr>
        <w:t xml:space="preserve"> t</w:t>
      </w:r>
      <w:r w:rsidR="00373F32" w:rsidRPr="002E1295">
        <w:rPr>
          <w:rFonts w:eastAsia="Times New Roman" w:cs="Times New Roman"/>
          <w:color w:val="333333"/>
          <w:shd w:val="clear" w:color="auto" w:fill="FFFFFF"/>
        </w:rPr>
        <w:t>he CSR</w:t>
      </w:r>
      <w:r w:rsidR="00373F32">
        <w:rPr>
          <w:rFonts w:eastAsia="Times New Roman" w:cs="Times New Roman"/>
          <w:color w:val="333333"/>
          <w:shd w:val="clear" w:color="auto" w:fill="FFFFFF"/>
        </w:rPr>
        <w:t xml:space="preserve"> </w:t>
      </w:r>
      <w:r w:rsidR="003B6C07">
        <w:rPr>
          <w:rFonts w:eastAsia="Times New Roman" w:cs="Times New Roman"/>
          <w:color w:val="333333"/>
          <w:shd w:val="clear" w:color="auto" w:fill="FFFFFF"/>
        </w:rPr>
        <w:t>induces</w:t>
      </w:r>
      <w:r w:rsidR="00094854" w:rsidRPr="002E1295">
        <w:rPr>
          <w:rFonts w:eastAsia="Times New Roman" w:cs="Times New Roman"/>
          <w:color w:val="333333"/>
          <w:shd w:val="clear" w:color="auto" w:fill="FFFFFF"/>
        </w:rPr>
        <w:t xml:space="preserve"> transcription</w:t>
      </w:r>
      <w:r w:rsidR="003B6C07">
        <w:rPr>
          <w:rFonts w:eastAsia="Times New Roman" w:cs="Times New Roman"/>
          <w:color w:val="333333"/>
          <w:shd w:val="clear" w:color="auto" w:fill="FFFFFF"/>
        </w:rPr>
        <w:t xml:space="preserve"> of</w:t>
      </w:r>
      <w:r w:rsidR="00373F32">
        <w:rPr>
          <w:rFonts w:eastAsia="Times New Roman" w:cs="Times New Roman"/>
          <w:color w:val="333333"/>
          <w:shd w:val="clear" w:color="auto" w:fill="FFFFFF"/>
        </w:rPr>
        <w:t xml:space="preserve"> molecular chaperones</w:t>
      </w:r>
      <w:r w:rsidR="003B6C07">
        <w:rPr>
          <w:rFonts w:eastAsia="Times New Roman" w:cs="Times New Roman"/>
          <w:color w:val="333333"/>
          <w:shd w:val="clear" w:color="auto" w:fill="FFFFFF"/>
        </w:rPr>
        <w:t xml:space="preserve"> to</w:t>
      </w:r>
      <w:r w:rsidR="00094854" w:rsidRPr="002E1295">
        <w:rPr>
          <w:rFonts w:eastAsia="Times New Roman" w:cs="Times New Roman"/>
          <w:color w:val="333333"/>
          <w:shd w:val="clear" w:color="auto" w:fill="FFFFFF"/>
        </w:rPr>
        <w:t xml:space="preserve"> </w:t>
      </w:r>
      <w:r w:rsidR="009B2E0A">
        <w:rPr>
          <w:rFonts w:eastAsia="Times New Roman" w:cs="Times New Roman"/>
          <w:color w:val="333333"/>
          <w:shd w:val="clear" w:color="auto" w:fill="FFFFFF"/>
        </w:rPr>
        <w:t>assist with</w:t>
      </w:r>
      <w:r w:rsidR="003B6C07">
        <w:rPr>
          <w:rFonts w:eastAsia="Times New Roman" w:cs="Times New Roman"/>
          <w:color w:val="333333"/>
          <w:shd w:val="clear" w:color="auto" w:fill="FFFFFF"/>
        </w:rPr>
        <w:t xml:space="preserve"> </w:t>
      </w:r>
      <w:r w:rsidR="008B304E">
        <w:rPr>
          <w:rFonts w:eastAsia="Times New Roman" w:cs="Times New Roman"/>
          <w:color w:val="333333"/>
          <w:shd w:val="clear" w:color="auto" w:fill="FFFFFF"/>
        </w:rPr>
        <w:t xml:space="preserve">the </w:t>
      </w:r>
      <w:r w:rsidR="003B6C07">
        <w:rPr>
          <w:rFonts w:eastAsia="Times New Roman" w:cs="Times New Roman"/>
          <w:color w:val="333333"/>
          <w:shd w:val="clear" w:color="auto" w:fill="FFFFFF"/>
        </w:rPr>
        <w:t xml:space="preserve">refolding or denaturing </w:t>
      </w:r>
      <w:r w:rsidR="002B27D6">
        <w:rPr>
          <w:rFonts w:eastAsia="Times New Roman" w:cs="Times New Roman"/>
          <w:color w:val="333333"/>
          <w:shd w:val="clear" w:color="auto" w:fill="FFFFFF"/>
        </w:rPr>
        <w:t xml:space="preserve">of </w:t>
      </w:r>
      <w:r w:rsidR="008B304E">
        <w:rPr>
          <w:rFonts w:eastAsia="Times New Roman" w:cs="Times New Roman"/>
          <w:color w:val="333333"/>
          <w:shd w:val="clear" w:color="auto" w:fill="FFFFFF"/>
        </w:rPr>
        <w:t>unfolded</w:t>
      </w:r>
      <w:r w:rsidR="003B6C07">
        <w:rPr>
          <w:rFonts w:eastAsia="Times New Roman" w:cs="Times New Roman"/>
          <w:color w:val="333333"/>
          <w:shd w:val="clear" w:color="auto" w:fill="FFFFFF"/>
        </w:rPr>
        <w:t xml:space="preserve"> proteins</w:t>
      </w:r>
      <w:r w:rsidR="009B2E0A">
        <w:rPr>
          <w:rFonts w:eastAsia="Times New Roman" w:cs="Times New Roman"/>
          <w:color w:val="333333"/>
          <w:shd w:val="clear" w:color="auto" w:fill="FFFFFF"/>
        </w:rPr>
        <w:t xml:space="preserve">. </w:t>
      </w:r>
      <w:r w:rsidR="007D147E">
        <w:rPr>
          <w:rFonts w:eastAsia="Times New Roman" w:cs="Times New Roman"/>
          <w:color w:val="333333"/>
          <w:shd w:val="clear" w:color="auto" w:fill="FFFFFF"/>
        </w:rPr>
        <w:t>H</w:t>
      </w:r>
      <w:r w:rsidR="009B2E0A">
        <w:rPr>
          <w:rFonts w:eastAsia="Times New Roman" w:cs="Times New Roman"/>
          <w:color w:val="333333"/>
          <w:shd w:val="clear" w:color="auto" w:fill="FFFFFF"/>
        </w:rPr>
        <w:t>eat shock proteins (HSPs)</w:t>
      </w:r>
      <w:r w:rsidR="007D147E">
        <w:rPr>
          <w:rFonts w:eastAsia="Times New Roman" w:cs="Times New Roman"/>
          <w:color w:val="333333"/>
          <w:shd w:val="clear" w:color="auto" w:fill="FFFFFF"/>
        </w:rPr>
        <w:t xml:space="preserve"> are a universal group of molecular chaperones</w:t>
      </w:r>
      <w:r w:rsidR="0028242A">
        <w:rPr>
          <w:rFonts w:eastAsia="Times New Roman" w:cs="Times New Roman"/>
          <w:color w:val="333333"/>
          <w:shd w:val="clear" w:color="auto" w:fill="FFFFFF"/>
        </w:rPr>
        <w:t>,</w:t>
      </w:r>
      <w:r w:rsidR="007D147E">
        <w:rPr>
          <w:rFonts w:eastAsia="Times New Roman" w:cs="Times New Roman"/>
          <w:color w:val="333333"/>
          <w:shd w:val="clear" w:color="auto" w:fill="FFFFFF"/>
        </w:rPr>
        <w:t xml:space="preserve"> </w:t>
      </w:r>
      <w:r w:rsidR="007D147E">
        <w:t xml:space="preserve">classified into groups </w:t>
      </w:r>
      <w:r w:rsidR="008B304E">
        <w:t>by</w:t>
      </w:r>
      <w:r w:rsidR="007D147E">
        <w:t xml:space="preserve"> their molecular weight</w:t>
      </w:r>
      <w:r w:rsidR="008B304E">
        <w:t>s</w:t>
      </w:r>
      <w:r w:rsidR="0028242A">
        <w:t>,</w:t>
      </w:r>
      <w:r w:rsidR="007D147E">
        <w:t xml:space="preserve"> </w:t>
      </w:r>
      <w:r w:rsidR="0028242A">
        <w:rPr>
          <w:rFonts w:eastAsia="Times New Roman" w:cs="Times New Roman"/>
          <w:color w:val="333333"/>
          <w:shd w:val="clear" w:color="auto" w:fill="FFFFFF"/>
        </w:rPr>
        <w:t xml:space="preserve">that function </w:t>
      </w:r>
      <w:r w:rsidR="004C61B1">
        <w:rPr>
          <w:rFonts w:eastAsia="Times New Roman" w:cs="Times New Roman"/>
          <w:color w:val="333333"/>
          <w:shd w:val="clear" w:color="auto" w:fill="FFFFFF"/>
        </w:rPr>
        <w:t>with different co-chaperones to</w:t>
      </w:r>
      <w:r w:rsidR="0028242A">
        <w:rPr>
          <w:rFonts w:eastAsia="Times New Roman" w:cs="Times New Roman"/>
          <w:color w:val="333333"/>
          <w:shd w:val="clear" w:color="auto" w:fill="FFFFFF"/>
        </w:rPr>
        <w:t xml:space="preserve"> cope with heat stress </w:t>
      </w:r>
      <w:r w:rsidR="007D147E">
        <w:rPr>
          <w:rFonts w:eastAsia="Times New Roman" w:cs="Times New Roman"/>
          <w:color w:val="333333"/>
          <w:shd w:val="clear" w:color="auto" w:fill="FFFFFF"/>
        </w:rPr>
        <w:t>(</w:t>
      </w:r>
      <w:r w:rsidR="007D147E">
        <w:t>Li &amp;</w:t>
      </w:r>
      <w:r w:rsidR="007D147E" w:rsidRPr="0022092B">
        <w:t xml:space="preserve"> </w:t>
      </w:r>
      <w:proofErr w:type="spellStart"/>
      <w:r w:rsidR="007D147E" w:rsidRPr="0022092B">
        <w:t>Srivastava</w:t>
      </w:r>
      <w:proofErr w:type="spellEnd"/>
      <w:r w:rsidR="007D147E">
        <w:t xml:space="preserve"> 2004).</w:t>
      </w:r>
    </w:p>
    <w:p w14:paraId="509CB378" w14:textId="7A5AB94D" w:rsidR="009B2E0A" w:rsidRDefault="004C61B1" w:rsidP="007027E2">
      <w:pPr>
        <w:spacing w:line="480" w:lineRule="auto"/>
        <w:ind w:firstLine="720"/>
        <w:rPr>
          <w:rFonts w:eastAsia="Times New Roman" w:cs="Times New Roman"/>
          <w:b/>
          <w:color w:val="3366FF"/>
          <w:shd w:val="clear" w:color="auto" w:fill="FFFFFF"/>
        </w:rPr>
        <w:pPrChange w:id="24" w:author="Andrew Nguyen" w:date="2015-12-04T11:03:00Z">
          <w:pPr>
            <w:spacing w:line="276" w:lineRule="auto"/>
            <w:ind w:firstLine="720"/>
          </w:pPr>
        </w:pPrChange>
      </w:pPr>
      <w:commentRangeStart w:id="25"/>
      <w:commentRangeStart w:id="26"/>
      <w:r>
        <w:rPr>
          <w:i/>
        </w:rPr>
        <w:t>H</w:t>
      </w:r>
      <w:r w:rsidR="003F0852">
        <w:rPr>
          <w:i/>
        </w:rPr>
        <w:t>sp</w:t>
      </w:r>
      <w:r w:rsidR="003F0852" w:rsidRPr="00F76E0A">
        <w:rPr>
          <w:i/>
        </w:rPr>
        <w:t>70</w:t>
      </w:r>
      <w:r>
        <w:t xml:space="preserve"> is one of the most </w:t>
      </w:r>
      <w:r w:rsidR="002B27D6">
        <w:t xml:space="preserve">studied </w:t>
      </w:r>
      <w:r>
        <w:t xml:space="preserve">because </w:t>
      </w:r>
      <w:r w:rsidR="008B304E">
        <w:t>of their stress-induced response from</w:t>
      </w:r>
      <w:r w:rsidR="008C4BB2">
        <w:t xml:space="preserve"> unfavorable temperature</w:t>
      </w:r>
      <w:r w:rsidR="00C54191">
        <w:t xml:space="preserve"> and involvement with</w:t>
      </w:r>
      <w:r>
        <w:t xml:space="preserve"> </w:t>
      </w:r>
      <w:r w:rsidR="00A52CFD">
        <w:t>different</w:t>
      </w:r>
      <w:r>
        <w:t xml:space="preserve"> co</w:t>
      </w:r>
      <w:r w:rsidR="00A52CFD">
        <w:t>-</w:t>
      </w:r>
      <w:r>
        <w:t>chaperone</w:t>
      </w:r>
      <w:r w:rsidR="00165AAF">
        <w:t xml:space="preserve">s </w:t>
      </w:r>
      <w:r w:rsidR="0093280D">
        <w:t xml:space="preserve">to </w:t>
      </w:r>
      <w:r w:rsidR="00761C54">
        <w:t>de</w:t>
      </w:r>
      <w:r w:rsidR="0093280D">
        <w:t xml:space="preserve">termine </w:t>
      </w:r>
      <w:r w:rsidR="00C54191">
        <w:t>function</w:t>
      </w:r>
      <w:r w:rsidR="0093280D">
        <w:t>ality</w:t>
      </w:r>
      <w:r w:rsidR="00C54191">
        <w:t xml:space="preserve"> and</w:t>
      </w:r>
      <w:r w:rsidR="002B27D6">
        <w:t xml:space="preserve"> the</w:t>
      </w:r>
      <w:r w:rsidR="00761C54">
        <w:t xml:space="preserve"> </w:t>
      </w:r>
      <w:r w:rsidR="008B304E">
        <w:t xml:space="preserve">final product of </w:t>
      </w:r>
      <w:r w:rsidR="00165AAF">
        <w:t xml:space="preserve">a </w:t>
      </w:r>
      <w:r w:rsidR="00A52CFD">
        <w:t xml:space="preserve">damaged </w:t>
      </w:r>
      <w:r w:rsidR="00165AAF">
        <w:t>protein</w:t>
      </w:r>
      <w:r w:rsidR="00A52CFD">
        <w:t xml:space="preserve"> (</w:t>
      </w:r>
      <w:r w:rsidR="00A52CFD">
        <w:rPr>
          <w:rFonts w:eastAsia="Times New Roman" w:cs="Times New Roman"/>
          <w:shd w:val="clear" w:color="auto" w:fill="FFFFFF"/>
        </w:rPr>
        <w:t xml:space="preserve">Morris et al. 2013; </w:t>
      </w:r>
      <w:proofErr w:type="spellStart"/>
      <w:r w:rsidR="005B1E43" w:rsidRPr="005B1E43">
        <w:t>Lanneau</w:t>
      </w:r>
      <w:proofErr w:type="spellEnd"/>
      <w:r w:rsidR="005B1E43">
        <w:t xml:space="preserve"> et al., 2010; Cassel</w:t>
      </w:r>
      <w:r w:rsidR="005B1E43" w:rsidRPr="005B1E43">
        <w:t xml:space="preserve"> et al.</w:t>
      </w:r>
      <w:r>
        <w:t xml:space="preserve"> </w:t>
      </w:r>
      <w:r w:rsidR="005B1E43">
        <w:t>2010</w:t>
      </w:r>
      <w:r w:rsidR="00761C54">
        <w:t xml:space="preserve">; </w:t>
      </w:r>
      <w:proofErr w:type="spellStart"/>
      <w:r w:rsidR="00761C54" w:rsidRPr="00761C54">
        <w:t>Liberek</w:t>
      </w:r>
      <w:proofErr w:type="spellEnd"/>
      <w:r w:rsidR="00761C54">
        <w:t xml:space="preserve"> et al. 2008</w:t>
      </w:r>
      <w:r w:rsidR="00AC2463">
        <w:t>; Fan et al. 2003</w:t>
      </w:r>
      <w:r w:rsidR="00AC2463">
        <w:rPr>
          <w:rFonts w:eastAsia="Times New Roman" w:cs="Times New Roman"/>
          <w:color w:val="333333"/>
          <w:shd w:val="clear" w:color="auto" w:fill="FFFFFF"/>
        </w:rPr>
        <w:t>;</w:t>
      </w:r>
      <w:r w:rsidR="00AC2463">
        <w:rPr>
          <w:rFonts w:eastAsia="Times New Roman" w:cs="Times New Roman"/>
          <w:shd w:val="clear" w:color="auto" w:fill="FFFFFF"/>
        </w:rPr>
        <w:t xml:space="preserve"> </w:t>
      </w:r>
      <w:proofErr w:type="spellStart"/>
      <w:r w:rsidR="00AC2463">
        <w:t>Hartl</w:t>
      </w:r>
      <w:proofErr w:type="spellEnd"/>
      <w:r w:rsidR="00AC2463">
        <w:t xml:space="preserve"> 1996</w:t>
      </w:r>
      <w:r w:rsidR="005B1E43">
        <w:t>).</w:t>
      </w:r>
      <w:r>
        <w:t xml:space="preserve"> </w:t>
      </w:r>
      <w:r w:rsidR="00AF06E7">
        <w:t xml:space="preserve">To avoid immediate </w:t>
      </w:r>
      <w:commentRangeEnd w:id="25"/>
      <w:r w:rsidR="007027E2">
        <w:rPr>
          <w:rStyle w:val="CommentReference"/>
        </w:rPr>
        <w:commentReference w:id="25"/>
      </w:r>
      <w:r w:rsidR="00AF06E7">
        <w:t xml:space="preserve">degradation or </w:t>
      </w:r>
      <w:r w:rsidR="00C54191">
        <w:t>aggregation</w:t>
      </w:r>
      <w:r w:rsidR="008B7BD2">
        <w:t xml:space="preserve"> of damaged client proteins,</w:t>
      </w:r>
      <w:r w:rsidR="00AF06E7">
        <w:t xml:space="preserve"> </w:t>
      </w:r>
      <w:r w:rsidR="00AF06E7">
        <w:rPr>
          <w:i/>
        </w:rPr>
        <w:t>hsp</w:t>
      </w:r>
      <w:r w:rsidR="00AF06E7" w:rsidRPr="00F76E0A">
        <w:rPr>
          <w:i/>
        </w:rPr>
        <w:t>40</w:t>
      </w:r>
      <w:r w:rsidR="00C54191" w:rsidRPr="00F76E0A">
        <w:rPr>
          <w:i/>
        </w:rPr>
        <w:t xml:space="preserve"> </w:t>
      </w:r>
      <w:r w:rsidR="008C4BB2">
        <w:t>co-</w:t>
      </w:r>
      <w:r w:rsidR="00AF06E7">
        <w:t>chaperone</w:t>
      </w:r>
      <w:r w:rsidR="008B7BD2">
        <w:t>s</w:t>
      </w:r>
      <w:r w:rsidR="003A01ED">
        <w:t xml:space="preserve"> bind</w:t>
      </w:r>
      <w:r w:rsidR="00AF06E7">
        <w:t xml:space="preserve"> to </w:t>
      </w:r>
      <w:r w:rsidR="0029278D">
        <w:t xml:space="preserve">a </w:t>
      </w:r>
      <w:r w:rsidR="00AF06E7">
        <w:t>client</w:t>
      </w:r>
      <w:r w:rsidR="003A01ED">
        <w:t xml:space="preserve"> protein and deliver</w:t>
      </w:r>
      <w:r w:rsidR="00AF06E7">
        <w:t xml:space="preserve"> it to </w:t>
      </w:r>
      <w:r w:rsidR="0029278D">
        <w:t>a matching</w:t>
      </w:r>
      <w:r w:rsidR="00AF06E7">
        <w:t xml:space="preserve"> </w:t>
      </w:r>
      <w:r w:rsidR="00AF06E7">
        <w:rPr>
          <w:i/>
        </w:rPr>
        <w:t>hsp</w:t>
      </w:r>
      <w:r w:rsidR="00DD0891" w:rsidRPr="00F76E0A">
        <w:rPr>
          <w:i/>
        </w:rPr>
        <w:t>70</w:t>
      </w:r>
      <w:r w:rsidR="003A01ED">
        <w:t>/ATP complex</w:t>
      </w:r>
      <w:r w:rsidR="008B7BD2">
        <w:t xml:space="preserve"> </w:t>
      </w:r>
      <w:r w:rsidR="00DD0891">
        <w:t xml:space="preserve">to determine the specialized function and location of the </w:t>
      </w:r>
      <w:r w:rsidR="008B7BD2">
        <w:t>unfolded protein</w:t>
      </w:r>
      <w:r w:rsidR="005011A5">
        <w:t xml:space="preserve"> (Fan et al. 2003)</w:t>
      </w:r>
      <w:r w:rsidR="00DD0891">
        <w:t>.</w:t>
      </w:r>
      <w:r w:rsidR="00AF06E7">
        <w:t xml:space="preserve"> </w:t>
      </w:r>
      <w:r w:rsidR="008B7BD2" w:rsidRPr="008B7BD2">
        <w:rPr>
          <w:i/>
        </w:rPr>
        <w:t>H</w:t>
      </w:r>
      <w:r w:rsidR="0043178B" w:rsidRPr="008B7BD2">
        <w:rPr>
          <w:i/>
        </w:rPr>
        <w:t>sp</w:t>
      </w:r>
      <w:r w:rsidR="0043178B" w:rsidRPr="00F76E0A">
        <w:rPr>
          <w:i/>
        </w:rPr>
        <w:t>40</w:t>
      </w:r>
      <w:r w:rsidR="0043178B">
        <w:t xml:space="preserve"> chaperones then assist with ATP </w:t>
      </w:r>
      <w:r w:rsidR="0029278D">
        <w:t>hydrolysis</w:t>
      </w:r>
      <w:r w:rsidR="00DD0891">
        <w:t xml:space="preserve"> creating a stable </w:t>
      </w:r>
      <w:r w:rsidR="003A01ED" w:rsidRPr="003A01ED">
        <w:rPr>
          <w:i/>
        </w:rPr>
        <w:t>hsp</w:t>
      </w:r>
      <w:r w:rsidR="003A01ED" w:rsidRPr="00F76E0A">
        <w:rPr>
          <w:i/>
        </w:rPr>
        <w:t>40</w:t>
      </w:r>
      <w:r w:rsidR="003A01ED">
        <w:t xml:space="preserve">/ </w:t>
      </w:r>
      <w:r w:rsidR="00DD0891" w:rsidRPr="008C4BB2">
        <w:rPr>
          <w:i/>
        </w:rPr>
        <w:t>hsp</w:t>
      </w:r>
      <w:r w:rsidR="00DD0891" w:rsidRPr="00F76E0A">
        <w:rPr>
          <w:i/>
        </w:rPr>
        <w:t>70</w:t>
      </w:r>
      <w:r w:rsidR="008C4BB2">
        <w:t>/damaged protein</w:t>
      </w:r>
      <w:r w:rsidR="00DD0891">
        <w:t xml:space="preserve"> complex </w:t>
      </w:r>
      <w:r w:rsidR="00F25D31">
        <w:t>holding the</w:t>
      </w:r>
      <w:r w:rsidR="00DD0891">
        <w:t xml:space="preserve"> unfolded</w:t>
      </w:r>
      <w:r w:rsidR="003A01ED">
        <w:t xml:space="preserve"> protein</w:t>
      </w:r>
      <w:r w:rsidR="00F25D31">
        <w:t xml:space="preserve"> in a stable environment </w:t>
      </w:r>
      <w:r w:rsidR="008C4BB2">
        <w:t>until its outcome is known to prevent</w:t>
      </w:r>
      <w:r w:rsidR="00413039">
        <w:t xml:space="preserve"> aggregation of unfolded proteins </w:t>
      </w:r>
      <w:r w:rsidR="0029278D">
        <w:t>(</w:t>
      </w:r>
      <w:proofErr w:type="spellStart"/>
      <w:r w:rsidR="00413039">
        <w:t>Hartl</w:t>
      </w:r>
      <w:proofErr w:type="spellEnd"/>
      <w:r w:rsidR="00413039">
        <w:t xml:space="preserve"> 1996</w:t>
      </w:r>
      <w:r w:rsidR="0029278D">
        <w:t>)</w:t>
      </w:r>
      <w:r w:rsidR="003A01ED">
        <w:t>.</w:t>
      </w:r>
      <w:r w:rsidR="00FE05E3">
        <w:t xml:space="preserve"> </w:t>
      </w:r>
      <w:r w:rsidR="00413039">
        <w:t>ADP dissociation releases the unfolded protein</w:t>
      </w:r>
      <w:r w:rsidR="00AC2463">
        <w:t xml:space="preserve"> allowing it to rebind with </w:t>
      </w:r>
      <w:r w:rsidR="00AC2463" w:rsidRPr="00AC2463">
        <w:rPr>
          <w:i/>
        </w:rPr>
        <w:t>hsp</w:t>
      </w:r>
      <w:r w:rsidR="00AC2463" w:rsidRPr="00F76E0A">
        <w:rPr>
          <w:i/>
        </w:rPr>
        <w:t>40</w:t>
      </w:r>
      <w:r w:rsidR="00AC2463">
        <w:t>,</w:t>
      </w:r>
      <w:r w:rsidR="0093280D">
        <w:t xml:space="preserve"> aggregate in the cell,</w:t>
      </w:r>
      <w:r w:rsidR="00AC2463">
        <w:t xml:space="preserve"> </w:t>
      </w:r>
      <w:r w:rsidR="0093280D">
        <w:t xml:space="preserve">or </w:t>
      </w:r>
      <w:r w:rsidR="00413039" w:rsidRPr="00AC2463">
        <w:t>undergo</w:t>
      </w:r>
      <w:r w:rsidR="00413039">
        <w:t xml:space="preserve"> a refolding mechanism</w:t>
      </w:r>
      <w:r w:rsidR="0093280D">
        <w:t xml:space="preserve"> with</w:t>
      </w:r>
      <w:r w:rsidR="00AC2463">
        <w:t xml:space="preserve"> assistance of other </w:t>
      </w:r>
      <w:r w:rsidR="0093280D">
        <w:t xml:space="preserve">chaperone </w:t>
      </w:r>
      <w:r w:rsidR="00AC2463">
        <w:t>proteins</w:t>
      </w:r>
      <w:r w:rsidR="0093280D">
        <w:t>.</w:t>
      </w:r>
      <w:r w:rsidR="00413039">
        <w:t xml:space="preserve"> </w:t>
      </w:r>
    </w:p>
    <w:p w14:paraId="3969DAF6" w14:textId="36BC4852" w:rsidR="0033477F" w:rsidRPr="001C7E3F" w:rsidRDefault="001A11FE" w:rsidP="007027E2">
      <w:pPr>
        <w:spacing w:line="480" w:lineRule="auto"/>
        <w:ind w:firstLine="720"/>
        <w:pPrChange w:id="27" w:author="Andrew Nguyen" w:date="2015-12-04T11:03:00Z">
          <w:pPr>
            <w:spacing w:line="276" w:lineRule="auto"/>
            <w:ind w:firstLine="720"/>
          </w:pPr>
        </w:pPrChange>
      </w:pPr>
      <w:r>
        <w:rPr>
          <w:rFonts w:eastAsia="Times New Roman" w:cs="Times New Roman"/>
          <w:shd w:val="clear" w:color="auto" w:fill="FFFFFF"/>
        </w:rPr>
        <w:t xml:space="preserve">Anther </w:t>
      </w:r>
      <w:r w:rsidR="002078FE">
        <w:rPr>
          <w:rFonts w:eastAsia="Times New Roman" w:cs="Times New Roman"/>
          <w:shd w:val="clear" w:color="auto" w:fill="FFFFFF"/>
        </w:rPr>
        <w:t xml:space="preserve">HSP </w:t>
      </w:r>
      <w:r>
        <w:rPr>
          <w:rFonts w:eastAsia="Times New Roman" w:cs="Times New Roman"/>
          <w:shd w:val="clear" w:color="auto" w:fill="FFFFFF"/>
        </w:rPr>
        <w:t xml:space="preserve">co-chaperone which assists in deciding what to do with an unfolded protein is </w:t>
      </w:r>
      <w:r w:rsidRPr="001A11FE">
        <w:rPr>
          <w:rFonts w:eastAsia="Times New Roman" w:cs="Times New Roman"/>
          <w:i/>
          <w:shd w:val="clear" w:color="auto" w:fill="FFFFFF"/>
        </w:rPr>
        <w:t>hsp</w:t>
      </w:r>
      <w:r w:rsidRPr="00F76E0A">
        <w:rPr>
          <w:rFonts w:eastAsia="Times New Roman" w:cs="Times New Roman"/>
          <w:i/>
          <w:shd w:val="clear" w:color="auto" w:fill="FFFFFF"/>
        </w:rPr>
        <w:t>90</w:t>
      </w:r>
      <w:r>
        <w:rPr>
          <w:rFonts w:eastAsia="Times New Roman" w:cs="Times New Roman"/>
          <w:shd w:val="clear" w:color="auto" w:fill="FFFFFF"/>
        </w:rPr>
        <w:t xml:space="preserve"> (gene name </w:t>
      </w:r>
      <w:r w:rsidRPr="001A11FE">
        <w:rPr>
          <w:rFonts w:eastAsia="Times New Roman" w:cs="Times New Roman"/>
          <w:i/>
          <w:shd w:val="clear" w:color="auto" w:fill="FFFFFF"/>
        </w:rPr>
        <w:t>hsp</w:t>
      </w:r>
      <w:r w:rsidR="002078FE" w:rsidRPr="00F76E0A">
        <w:rPr>
          <w:rFonts w:eastAsia="Times New Roman" w:cs="Times New Roman"/>
          <w:i/>
          <w:shd w:val="clear" w:color="auto" w:fill="FFFFFF"/>
        </w:rPr>
        <w:t>83</w:t>
      </w:r>
      <w:r w:rsidR="002078FE">
        <w:rPr>
          <w:rFonts w:eastAsia="Times New Roman" w:cs="Times New Roman"/>
          <w:shd w:val="clear" w:color="auto" w:fill="FFFFFF"/>
        </w:rPr>
        <w:t xml:space="preserve">). </w:t>
      </w:r>
      <w:r w:rsidR="006472B9">
        <w:rPr>
          <w:rFonts w:eastAsia="Times New Roman" w:cs="Times New Roman"/>
          <w:shd w:val="clear" w:color="auto" w:fill="FFFFFF"/>
        </w:rPr>
        <w:t xml:space="preserve">Once </w:t>
      </w:r>
      <w:r w:rsidR="006472B9" w:rsidRPr="00F76E0A">
        <w:rPr>
          <w:rFonts w:eastAsia="Times New Roman" w:cs="Times New Roman"/>
          <w:i/>
          <w:shd w:val="clear" w:color="auto" w:fill="FFFFFF"/>
        </w:rPr>
        <w:t>h</w:t>
      </w:r>
      <w:r w:rsidR="002078FE" w:rsidRPr="00F76E0A">
        <w:rPr>
          <w:rFonts w:eastAsia="Times New Roman" w:cs="Times New Roman"/>
          <w:i/>
          <w:shd w:val="clear" w:color="auto" w:fill="FFFFFF"/>
        </w:rPr>
        <w:t>sp</w:t>
      </w:r>
      <w:r w:rsidR="00027E17" w:rsidRPr="00F76E0A">
        <w:rPr>
          <w:rFonts w:eastAsia="Times New Roman" w:cs="Times New Roman"/>
          <w:i/>
          <w:shd w:val="clear" w:color="auto" w:fill="FFFFFF"/>
        </w:rPr>
        <w:t>83</w:t>
      </w:r>
      <w:r w:rsidR="002078FE">
        <w:rPr>
          <w:rFonts w:eastAsia="Times New Roman" w:cs="Times New Roman"/>
          <w:shd w:val="clear" w:color="auto" w:fill="FFFFFF"/>
        </w:rPr>
        <w:t xml:space="preserve"> b</w:t>
      </w:r>
      <w:r w:rsidR="006472B9">
        <w:rPr>
          <w:rFonts w:eastAsia="Times New Roman" w:cs="Times New Roman"/>
          <w:shd w:val="clear" w:color="auto" w:fill="FFFFFF"/>
        </w:rPr>
        <w:t>inds damaged client proteins it</w:t>
      </w:r>
      <w:r w:rsidR="002078FE">
        <w:rPr>
          <w:rFonts w:eastAsia="Times New Roman" w:cs="Times New Roman"/>
          <w:shd w:val="clear" w:color="auto" w:fill="FFFFFF"/>
        </w:rPr>
        <w:t xml:space="preserve"> can </w:t>
      </w:r>
      <w:r w:rsidR="004159FE">
        <w:rPr>
          <w:rFonts w:eastAsia="Times New Roman" w:cs="Times New Roman"/>
          <w:shd w:val="clear" w:color="auto" w:fill="FFFFFF"/>
        </w:rPr>
        <w:t>connect with</w:t>
      </w:r>
      <w:r w:rsidR="002078FE">
        <w:rPr>
          <w:rFonts w:eastAsia="Times New Roman" w:cs="Times New Roman"/>
          <w:shd w:val="clear" w:color="auto" w:fill="FFFFFF"/>
        </w:rPr>
        <w:t xml:space="preserve"> </w:t>
      </w:r>
      <w:r w:rsidR="002078FE" w:rsidRPr="00F76E0A">
        <w:rPr>
          <w:rFonts w:eastAsia="Times New Roman" w:cs="Times New Roman"/>
          <w:i/>
          <w:shd w:val="clear" w:color="auto" w:fill="FFFFFF"/>
        </w:rPr>
        <w:t>hsp70</w:t>
      </w:r>
      <w:r w:rsidR="00027E17">
        <w:rPr>
          <w:rFonts w:eastAsia="Times New Roman" w:cs="Times New Roman"/>
          <w:shd w:val="clear" w:color="auto" w:fill="FFFFFF"/>
        </w:rPr>
        <w:t xml:space="preserve"> to signal further chaperones completing</w:t>
      </w:r>
      <w:r w:rsidR="004159FE">
        <w:rPr>
          <w:rFonts w:eastAsia="Times New Roman" w:cs="Times New Roman"/>
          <w:shd w:val="clear" w:color="auto" w:fill="FFFFFF"/>
        </w:rPr>
        <w:t xml:space="preserve"> </w:t>
      </w:r>
      <w:r w:rsidR="00027E17">
        <w:rPr>
          <w:rFonts w:eastAsia="Times New Roman" w:cs="Times New Roman"/>
          <w:shd w:val="clear" w:color="auto" w:fill="FFFFFF"/>
        </w:rPr>
        <w:t>a protein-refolding</w:t>
      </w:r>
      <w:r w:rsidR="004159FE">
        <w:rPr>
          <w:rFonts w:eastAsia="Times New Roman" w:cs="Times New Roman"/>
          <w:shd w:val="clear" w:color="auto" w:fill="FFFFFF"/>
        </w:rPr>
        <w:t xml:space="preserve"> </w:t>
      </w:r>
      <w:r w:rsidR="00027E17">
        <w:rPr>
          <w:rFonts w:eastAsia="Times New Roman" w:cs="Times New Roman"/>
          <w:shd w:val="clear" w:color="auto" w:fill="FFFFFF"/>
        </w:rPr>
        <w:t>pathway</w:t>
      </w:r>
      <w:r w:rsidR="0082410C">
        <w:rPr>
          <w:rFonts w:eastAsia="Times New Roman" w:cs="Times New Roman"/>
          <w:shd w:val="clear" w:color="auto" w:fill="FFFFFF"/>
        </w:rPr>
        <w:t xml:space="preserve"> (</w:t>
      </w:r>
      <w:proofErr w:type="spellStart"/>
      <w:r w:rsidR="0082410C" w:rsidRPr="00413039">
        <w:t>Hartl</w:t>
      </w:r>
      <w:proofErr w:type="spellEnd"/>
      <w:r w:rsidR="0082410C">
        <w:t xml:space="preserve"> 1996)</w:t>
      </w:r>
      <w:r w:rsidR="004159FE">
        <w:rPr>
          <w:rFonts w:eastAsia="Times New Roman" w:cs="Times New Roman"/>
          <w:shd w:val="clear" w:color="auto" w:fill="FFFFFF"/>
        </w:rPr>
        <w:t>.</w:t>
      </w:r>
      <w:r w:rsidR="00027E17">
        <w:rPr>
          <w:rFonts w:eastAsia="Times New Roman" w:cs="Times New Roman"/>
          <w:shd w:val="clear" w:color="auto" w:fill="FFFFFF"/>
        </w:rPr>
        <w:t xml:space="preserve"> If a client protein is too damaged to refold, </w:t>
      </w:r>
      <w:r w:rsidR="00027E17" w:rsidRPr="00F76E0A">
        <w:rPr>
          <w:rFonts w:eastAsia="Times New Roman" w:cs="Times New Roman"/>
          <w:i/>
          <w:shd w:val="clear" w:color="auto" w:fill="FFFFFF"/>
        </w:rPr>
        <w:t>hsp83</w:t>
      </w:r>
      <w:r w:rsidR="00027E17">
        <w:rPr>
          <w:rFonts w:eastAsia="Times New Roman" w:cs="Times New Roman"/>
          <w:shd w:val="clear" w:color="auto" w:fill="FFFFFF"/>
        </w:rPr>
        <w:t xml:space="preserve"> can directly signal ubiquitination pathways to avoid aggregation and further sub-lethal stress</w:t>
      </w:r>
      <w:r w:rsidR="0082410C">
        <w:rPr>
          <w:rFonts w:eastAsia="Times New Roman" w:cs="Times New Roman"/>
          <w:shd w:val="clear" w:color="auto" w:fill="FFFFFF"/>
        </w:rPr>
        <w:t xml:space="preserve"> (</w:t>
      </w:r>
      <w:proofErr w:type="spellStart"/>
      <w:r w:rsidR="0082410C" w:rsidRPr="00761C54">
        <w:t>Liberek</w:t>
      </w:r>
      <w:proofErr w:type="spellEnd"/>
      <w:r w:rsidR="0082410C">
        <w:t xml:space="preserve"> et al. 2008)</w:t>
      </w:r>
      <w:r w:rsidR="00027E17">
        <w:rPr>
          <w:rFonts w:eastAsia="Times New Roman" w:cs="Times New Roman"/>
          <w:shd w:val="clear" w:color="auto" w:fill="FFFFFF"/>
        </w:rPr>
        <w:t xml:space="preserve">. </w:t>
      </w:r>
      <w:r w:rsidR="002078FE">
        <w:rPr>
          <w:rFonts w:eastAsia="Times New Roman" w:cs="Times New Roman"/>
          <w:shd w:val="clear" w:color="auto" w:fill="FFFFFF"/>
        </w:rPr>
        <w:t xml:space="preserve"> </w:t>
      </w:r>
      <w:r w:rsidR="00027E17">
        <w:rPr>
          <w:rFonts w:eastAsia="Times New Roman" w:cs="Times New Roman"/>
          <w:shd w:val="clear" w:color="auto" w:fill="FFFFFF"/>
        </w:rPr>
        <w:t xml:space="preserve">The inducible nature of </w:t>
      </w:r>
      <w:r w:rsidR="00027E17" w:rsidRPr="00F76E0A">
        <w:rPr>
          <w:rFonts w:eastAsia="Times New Roman" w:cs="Times New Roman"/>
          <w:i/>
          <w:shd w:val="clear" w:color="auto" w:fill="FFFFFF"/>
        </w:rPr>
        <w:t>hsp70</w:t>
      </w:r>
      <w:r w:rsidR="00027E17">
        <w:rPr>
          <w:rFonts w:eastAsia="Times New Roman" w:cs="Times New Roman"/>
          <w:shd w:val="clear" w:color="auto" w:fill="FFFFFF"/>
        </w:rPr>
        <w:t xml:space="preserve"> in response to unfavorable temperature and the assistance provided </w:t>
      </w:r>
      <w:r w:rsidR="003C64E2">
        <w:rPr>
          <w:rFonts w:eastAsia="Times New Roman" w:cs="Times New Roman"/>
          <w:shd w:val="clear" w:color="auto" w:fill="FFFFFF"/>
        </w:rPr>
        <w:t xml:space="preserve">from its co-chaperones to stabilize, denature, or refold damaged proteins makes these three heat shock proteins, </w:t>
      </w:r>
      <w:r w:rsidR="003C64E2" w:rsidRPr="00F76E0A">
        <w:rPr>
          <w:rFonts w:eastAsia="Times New Roman" w:cs="Times New Roman"/>
          <w:i/>
          <w:shd w:val="clear" w:color="auto" w:fill="FFFFFF"/>
        </w:rPr>
        <w:t>hsp70, 40</w:t>
      </w:r>
      <w:r w:rsidR="003C64E2">
        <w:rPr>
          <w:rFonts w:eastAsia="Times New Roman" w:cs="Times New Roman"/>
          <w:shd w:val="clear" w:color="auto" w:fill="FFFFFF"/>
        </w:rPr>
        <w:t>, and</w:t>
      </w:r>
      <w:r w:rsidR="003C64E2" w:rsidRPr="00F76E0A">
        <w:rPr>
          <w:rFonts w:eastAsia="Times New Roman" w:cs="Times New Roman"/>
          <w:i/>
          <w:shd w:val="clear" w:color="auto" w:fill="FFFFFF"/>
        </w:rPr>
        <w:t xml:space="preserve"> 83</w:t>
      </w:r>
      <w:r w:rsidR="003C64E2">
        <w:rPr>
          <w:rFonts w:eastAsia="Times New Roman" w:cs="Times New Roman"/>
          <w:shd w:val="clear" w:color="auto" w:fill="FFFFFF"/>
        </w:rPr>
        <w:t>, the best potential proxy for sub-lethal stress invoked by unfavorable temperature.</w:t>
      </w:r>
      <w:r w:rsidR="001C7E3F">
        <w:t xml:space="preserve"> </w:t>
      </w:r>
      <w:r w:rsidR="002B27D6">
        <w:rPr>
          <w:rFonts w:eastAsia="Times New Roman" w:cs="Times New Roman"/>
          <w:color w:val="333333"/>
          <w:shd w:val="clear" w:color="auto" w:fill="FFFFFF"/>
        </w:rPr>
        <w:t xml:space="preserve">To </w:t>
      </w:r>
      <w:r w:rsidR="00E0212F">
        <w:rPr>
          <w:rFonts w:eastAsia="Times New Roman" w:cs="Times New Roman"/>
          <w:color w:val="333333"/>
          <w:shd w:val="clear" w:color="auto" w:fill="FFFFFF"/>
        </w:rPr>
        <w:t>determine</w:t>
      </w:r>
      <w:r w:rsidR="002B27D6">
        <w:rPr>
          <w:rFonts w:eastAsia="Times New Roman" w:cs="Times New Roman"/>
          <w:color w:val="333333"/>
          <w:shd w:val="clear" w:color="auto" w:fill="FFFFFF"/>
        </w:rPr>
        <w:t xml:space="preserve"> if </w:t>
      </w:r>
      <w:r w:rsidR="001C7E3F">
        <w:rPr>
          <w:rFonts w:eastAsia="Times New Roman" w:cs="Times New Roman"/>
          <w:color w:val="333333"/>
          <w:shd w:val="clear" w:color="auto" w:fill="FFFFFF"/>
        </w:rPr>
        <w:t xml:space="preserve">HSPs </w:t>
      </w:r>
      <w:r w:rsidR="002B27D6">
        <w:rPr>
          <w:rFonts w:eastAsia="Times New Roman" w:cs="Times New Roman"/>
          <w:color w:val="333333"/>
          <w:shd w:val="clear" w:color="auto" w:fill="FFFFFF"/>
        </w:rPr>
        <w:t>can</w:t>
      </w:r>
      <w:r w:rsidR="00E0212F">
        <w:rPr>
          <w:rFonts w:eastAsia="Times New Roman" w:cs="Times New Roman"/>
          <w:color w:val="333333"/>
          <w:shd w:val="clear" w:color="auto" w:fill="FFFFFF"/>
        </w:rPr>
        <w:t xml:space="preserve"> serve </w:t>
      </w:r>
      <w:r w:rsidR="002B27D6">
        <w:rPr>
          <w:rFonts w:eastAsia="Times New Roman" w:cs="Times New Roman"/>
          <w:color w:val="333333"/>
          <w:shd w:val="clear" w:color="auto" w:fill="FFFFFF"/>
        </w:rPr>
        <w:t>as a proxy for sub-lethal stress</w:t>
      </w:r>
      <w:r w:rsidR="00CA4B4A">
        <w:rPr>
          <w:rFonts w:eastAsia="Times New Roman" w:cs="Times New Roman"/>
          <w:color w:val="333333"/>
          <w:shd w:val="clear" w:color="auto" w:fill="FFFFFF"/>
        </w:rPr>
        <w:t>,</w:t>
      </w:r>
      <w:r w:rsidR="002B27D6">
        <w:rPr>
          <w:rFonts w:eastAsia="Times New Roman" w:cs="Times New Roman"/>
          <w:color w:val="333333"/>
          <w:shd w:val="clear" w:color="auto" w:fill="FFFFFF"/>
        </w:rPr>
        <w:t xml:space="preserve"> temperatures were experimentally manipulated at a northern site (Harvard Forest in </w:t>
      </w:r>
      <w:r w:rsidR="001C7E3F">
        <w:rPr>
          <w:rFonts w:eastAsia="Times New Roman" w:cs="Times New Roman"/>
          <w:color w:val="333333"/>
          <w:shd w:val="clear" w:color="auto" w:fill="FFFFFF"/>
        </w:rPr>
        <w:t>Massachusetts</w:t>
      </w:r>
      <w:r w:rsidR="002B27D6">
        <w:rPr>
          <w:rFonts w:eastAsia="Times New Roman" w:cs="Times New Roman"/>
          <w:color w:val="333333"/>
          <w:shd w:val="clear" w:color="auto" w:fill="FFFFFF"/>
        </w:rPr>
        <w:t>) and a southern site (</w:t>
      </w:r>
      <w:r w:rsidR="00A45CEC">
        <w:rPr>
          <w:rFonts w:eastAsia="Times New Roman" w:cs="Times New Roman"/>
          <w:color w:val="333333"/>
          <w:shd w:val="clear" w:color="auto" w:fill="FFFFFF"/>
        </w:rPr>
        <w:t>Duke Forest in North Carolina)</w:t>
      </w:r>
      <w:r w:rsidR="001C7E3F">
        <w:rPr>
          <w:rFonts w:eastAsia="Times New Roman" w:cs="Times New Roman"/>
          <w:color w:val="333333"/>
          <w:shd w:val="clear" w:color="auto" w:fill="FFFFFF"/>
        </w:rPr>
        <w:t>. Twelve experimental open top warming chambers were established at both sites warming ambient temperature of the chambers by blowing warm air from ranges of 0.5</w:t>
      </w:r>
      <w:r w:rsidR="001C7E3F">
        <w:rPr>
          <w:rFonts w:ascii="Cambria" w:eastAsia="Times New Roman" w:hAnsi="Cambria" w:cs="Times New Roman"/>
          <w:color w:val="333333"/>
          <w:shd w:val="clear" w:color="auto" w:fill="FFFFFF"/>
        </w:rPr>
        <w:t>°</w:t>
      </w:r>
      <w:r w:rsidR="001C7E3F">
        <w:rPr>
          <w:rFonts w:eastAsia="Times New Roman" w:cs="Times New Roman"/>
          <w:color w:val="333333"/>
          <w:shd w:val="clear" w:color="auto" w:fill="FFFFFF"/>
        </w:rPr>
        <w:t xml:space="preserve"> to 5.5</w:t>
      </w:r>
      <w:r w:rsidR="001C7E3F">
        <w:rPr>
          <w:rFonts w:ascii="Cambria" w:eastAsia="Times New Roman" w:hAnsi="Cambria" w:cs="Times New Roman"/>
          <w:color w:val="333333"/>
          <w:shd w:val="clear" w:color="auto" w:fill="FFFFFF"/>
        </w:rPr>
        <w:t>°</w:t>
      </w:r>
      <w:r w:rsidR="001C7E3F">
        <w:rPr>
          <w:rFonts w:eastAsia="Times New Roman" w:cs="Times New Roman"/>
          <w:color w:val="333333"/>
          <w:shd w:val="clear" w:color="auto" w:fill="FFFFFF"/>
        </w:rPr>
        <w:t xml:space="preserve">C. </w:t>
      </w:r>
    </w:p>
    <w:commentRangeEnd w:id="26"/>
    <w:p w14:paraId="59835C0E" w14:textId="7622F920" w:rsidR="00C62065" w:rsidRDefault="00753E30" w:rsidP="007027E2">
      <w:pPr>
        <w:spacing w:line="480" w:lineRule="auto"/>
        <w:ind w:firstLine="720"/>
        <w:rPr>
          <w:ins w:id="28" w:author="Andrew Nguyen" w:date="2015-12-04T11:19:00Z"/>
          <w:rFonts w:eastAsia="Times New Roman" w:cs="Times New Roman"/>
          <w:color w:val="333333"/>
          <w:shd w:val="clear" w:color="auto" w:fill="FFFFFF"/>
        </w:rPr>
        <w:pPrChange w:id="29" w:author="Andrew Nguyen" w:date="2015-12-04T11:03:00Z">
          <w:pPr>
            <w:spacing w:line="276" w:lineRule="auto"/>
            <w:ind w:firstLine="720"/>
          </w:pPr>
        </w:pPrChange>
      </w:pPr>
      <w:r>
        <w:rPr>
          <w:rStyle w:val="CommentReference"/>
        </w:rPr>
        <w:commentReference w:id="26"/>
      </w:r>
      <w:commentRangeStart w:id="30"/>
      <w:r w:rsidR="001C7E3F">
        <w:rPr>
          <w:rFonts w:eastAsia="Times New Roman" w:cs="Times New Roman"/>
          <w:color w:val="333333"/>
          <w:shd w:val="clear" w:color="auto" w:fill="FFFFFF"/>
        </w:rPr>
        <w:t xml:space="preserve">Ectotherms, such as ants, may be most impacted by warmer temperatures because many of their physiological functions are influenced by ambient temperature. Ants provide key ecosystem services such </w:t>
      </w:r>
      <w:commentRangeEnd w:id="30"/>
      <w:r>
        <w:rPr>
          <w:rStyle w:val="CommentReference"/>
        </w:rPr>
        <w:commentReference w:id="30"/>
      </w:r>
      <w:r w:rsidR="001C7E3F">
        <w:rPr>
          <w:rFonts w:eastAsia="Times New Roman" w:cs="Times New Roman"/>
          <w:color w:val="333333"/>
          <w:shd w:val="clear" w:color="auto" w:fill="FFFFFF"/>
        </w:rPr>
        <w:t xml:space="preserve">as seed-dispersal and soil turnover, so </w:t>
      </w:r>
      <w:commentRangeStart w:id="31"/>
      <w:r w:rsidR="001C7E3F">
        <w:rPr>
          <w:rFonts w:eastAsia="Times New Roman" w:cs="Times New Roman"/>
          <w:color w:val="333333"/>
          <w:shd w:val="clear" w:color="auto" w:fill="FFFFFF"/>
        </w:rPr>
        <w:t xml:space="preserve">increased temperatures forcing a change in abundance or foraging trends may result in negative cascading effects for the ecosystem (Stuble et al. 2013). </w:t>
      </w:r>
      <w:r w:rsidR="0050325A">
        <w:rPr>
          <w:rFonts w:eastAsia="Times New Roman" w:cs="Times New Roman"/>
          <w:color w:val="333333"/>
          <w:shd w:val="clear" w:color="auto" w:fill="FFFFFF"/>
        </w:rPr>
        <w:t xml:space="preserve">The common woodland </w:t>
      </w:r>
      <w:commentRangeEnd w:id="31"/>
      <w:r>
        <w:rPr>
          <w:rStyle w:val="CommentReference"/>
        </w:rPr>
        <w:commentReference w:id="31"/>
      </w:r>
      <w:r w:rsidR="0050325A">
        <w:rPr>
          <w:rFonts w:eastAsia="Times New Roman" w:cs="Times New Roman"/>
          <w:color w:val="333333"/>
          <w:shd w:val="clear" w:color="auto" w:fill="FFFFFF"/>
        </w:rPr>
        <w:t xml:space="preserve">ant genus, </w:t>
      </w:r>
      <w:r w:rsidR="00E72B1C">
        <w:rPr>
          <w:rFonts w:eastAsia="Times New Roman" w:cs="Times New Roman"/>
          <w:i/>
          <w:color w:val="333333"/>
          <w:shd w:val="clear" w:color="auto" w:fill="FFFFFF"/>
        </w:rPr>
        <w:t>Aphaenogaster</w:t>
      </w:r>
      <w:r w:rsidR="0050325A">
        <w:rPr>
          <w:rFonts w:eastAsia="Times New Roman" w:cs="Times New Roman"/>
          <w:i/>
          <w:color w:val="333333"/>
          <w:shd w:val="clear" w:color="auto" w:fill="FFFFFF"/>
        </w:rPr>
        <w:t>,</w:t>
      </w:r>
      <w:r w:rsidR="0033477F">
        <w:rPr>
          <w:rFonts w:eastAsia="Times New Roman" w:cs="Times New Roman"/>
          <w:color w:val="333333"/>
          <w:shd w:val="clear" w:color="auto" w:fill="FFFFFF"/>
        </w:rPr>
        <w:t xml:space="preserve"> </w:t>
      </w:r>
      <w:r w:rsidR="0033477F">
        <w:t xml:space="preserve">are a </w:t>
      </w:r>
      <w:r w:rsidR="00C62065">
        <w:t xml:space="preserve">good model to study species responses to climate change because they occupy temperate deciduous forests from Maine to Florida, where they experience very diverse thermal environments (Warren &amp; Chick 2013). The </w:t>
      </w:r>
      <w:r w:rsidR="00C62065">
        <w:rPr>
          <w:rFonts w:eastAsia="Times New Roman" w:cs="Times New Roman"/>
          <w:color w:val="333333"/>
          <w:shd w:val="clear" w:color="auto" w:fill="FFFFFF"/>
        </w:rPr>
        <w:t xml:space="preserve">upper lethal limits of </w:t>
      </w:r>
      <w:r w:rsidR="00C62065" w:rsidRPr="00E42EA7">
        <w:rPr>
          <w:i/>
        </w:rPr>
        <w:t>Aphaenogaster</w:t>
      </w:r>
      <w:r w:rsidR="00C62065">
        <w:rPr>
          <w:rFonts w:eastAsia="Times New Roman" w:cs="Times New Roman"/>
          <w:color w:val="333333"/>
          <w:shd w:val="clear" w:color="auto" w:fill="FFFFFF"/>
        </w:rPr>
        <w:t xml:space="preserve"> populations increase with decreasing latitude, but not as fast as environmental temperatures, suggesting that southern populations survive closer to their lethal limit and may face greater heat stress than northern populations (</w:t>
      </w:r>
      <w:r w:rsidR="00C62065">
        <w:rPr>
          <w:rFonts w:eastAsia="Times New Roman" w:cs="Times New Roman"/>
          <w:shd w:val="clear" w:color="auto" w:fill="FFFFFF"/>
        </w:rPr>
        <w:t>Diamond et al. 2013)</w:t>
      </w:r>
      <w:r w:rsidR="00C62065">
        <w:rPr>
          <w:rFonts w:eastAsia="Times New Roman" w:cs="Times New Roman"/>
          <w:color w:val="333333"/>
          <w:shd w:val="clear" w:color="auto" w:fill="FFFFFF"/>
        </w:rPr>
        <w:t xml:space="preserve">. Previous experiments </w:t>
      </w:r>
      <w:commentRangeStart w:id="32"/>
      <w:r w:rsidR="00C62065">
        <w:rPr>
          <w:rFonts w:eastAsia="Times New Roman" w:cs="Times New Roman"/>
          <w:color w:val="333333"/>
          <w:shd w:val="clear" w:color="auto" w:fill="FFFFFF"/>
        </w:rPr>
        <w:t xml:space="preserve">revealed that ant colonies from southern sites display larger decreases in worker abundance under elevated </w:t>
      </w:r>
      <w:commentRangeEnd w:id="32"/>
      <w:r>
        <w:rPr>
          <w:rStyle w:val="CommentReference"/>
        </w:rPr>
        <w:commentReference w:id="32"/>
      </w:r>
      <w:r w:rsidR="00C62065">
        <w:rPr>
          <w:rFonts w:eastAsia="Times New Roman" w:cs="Times New Roman"/>
          <w:color w:val="333333"/>
          <w:shd w:val="clear" w:color="auto" w:fill="FFFFFF"/>
        </w:rPr>
        <w:t>temperatures compared to those from northern forests (</w:t>
      </w:r>
      <w:r w:rsidR="00C62065">
        <w:rPr>
          <w:rFonts w:eastAsia="Times New Roman" w:cs="Times New Roman"/>
        </w:rPr>
        <w:t xml:space="preserve">Diamond et al. 2013), suggesting they may </w:t>
      </w:r>
      <w:r w:rsidR="00D614EE">
        <w:rPr>
          <w:rFonts w:eastAsia="Times New Roman" w:cs="Times New Roman"/>
        </w:rPr>
        <w:t>be</w:t>
      </w:r>
      <w:r w:rsidR="00C62065">
        <w:rPr>
          <w:rFonts w:eastAsia="Times New Roman" w:cs="Times New Roman"/>
        </w:rPr>
        <w:t xml:space="preserve"> more </w:t>
      </w:r>
      <w:r w:rsidR="00D614EE">
        <w:rPr>
          <w:rFonts w:eastAsia="Times New Roman" w:cs="Times New Roman"/>
        </w:rPr>
        <w:t>negatively impacted by warmer temperatures</w:t>
      </w:r>
      <w:r w:rsidR="00C62065">
        <w:rPr>
          <w:rFonts w:eastAsia="Times New Roman" w:cs="Times New Roman"/>
        </w:rPr>
        <w:t xml:space="preserve">; however, </w:t>
      </w:r>
      <w:r w:rsidR="00C62065">
        <w:rPr>
          <w:rFonts w:eastAsia="Times New Roman" w:cs="Times New Roman"/>
          <w:color w:val="333333"/>
          <w:shd w:val="clear" w:color="auto" w:fill="FFFFFF"/>
        </w:rPr>
        <w:t>a better environmental monitor is needed to directly measure levels of sub-lethal stress in order to inform predictions of how this species will react to warming.</w:t>
      </w:r>
    </w:p>
    <w:p w14:paraId="7F6E213B" w14:textId="77777777" w:rsidR="007027E2" w:rsidRDefault="007027E2" w:rsidP="007027E2">
      <w:pPr>
        <w:spacing w:line="480" w:lineRule="auto"/>
        <w:ind w:firstLine="720"/>
        <w:rPr>
          <w:ins w:id="33" w:author="Andrew Nguyen" w:date="2015-12-04T11:19:00Z"/>
          <w:rFonts w:eastAsia="Times New Roman" w:cs="Times New Roman"/>
          <w:color w:val="333333"/>
          <w:shd w:val="clear" w:color="auto" w:fill="FFFFFF"/>
        </w:rPr>
        <w:pPrChange w:id="34" w:author="Andrew Nguyen" w:date="2015-12-04T11:03:00Z">
          <w:pPr>
            <w:spacing w:line="276" w:lineRule="auto"/>
            <w:ind w:firstLine="720"/>
          </w:pPr>
        </w:pPrChange>
      </w:pPr>
    </w:p>
    <w:p w14:paraId="01440F5D" w14:textId="0B54B63E" w:rsidR="007027E2" w:rsidRDefault="007027E2" w:rsidP="007027E2">
      <w:pPr>
        <w:spacing w:line="480" w:lineRule="auto"/>
        <w:ind w:firstLine="720"/>
        <w:rPr>
          <w:rFonts w:eastAsia="Times New Roman" w:cs="Times New Roman"/>
          <w:color w:val="333333"/>
          <w:shd w:val="clear" w:color="auto" w:fill="FFFFFF"/>
        </w:rPr>
        <w:pPrChange w:id="35" w:author="Andrew Nguyen" w:date="2015-12-04T11:03:00Z">
          <w:pPr>
            <w:spacing w:line="276" w:lineRule="auto"/>
            <w:ind w:firstLine="720"/>
          </w:pPr>
        </w:pPrChange>
      </w:pPr>
      <w:ins w:id="36" w:author="Andrew Nguyen" w:date="2015-12-04T11:19:00Z">
        <w:r>
          <w:rPr>
            <w:rFonts w:eastAsia="Times New Roman" w:cs="Times New Roman"/>
            <w:color w:val="333333"/>
            <w:shd w:val="clear" w:color="auto" w:fill="FFFFFF"/>
          </w:rPr>
          <w:t>You need to include experimental warming earlier…</w:t>
        </w:r>
        <w:proofErr w:type="gramStart"/>
        <w:r>
          <w:rPr>
            <w:rFonts w:eastAsia="Times New Roman" w:cs="Times New Roman"/>
            <w:color w:val="333333"/>
            <w:shd w:val="clear" w:color="auto" w:fill="FFFFFF"/>
          </w:rPr>
          <w:t>.so</w:t>
        </w:r>
        <w:proofErr w:type="gramEnd"/>
        <w:r>
          <w:rPr>
            <w:rFonts w:eastAsia="Times New Roman" w:cs="Times New Roman"/>
            <w:color w:val="333333"/>
            <w:shd w:val="clear" w:color="auto" w:fill="FFFFFF"/>
          </w:rPr>
          <w:t xml:space="preserve"> far it doesn't lead you to this paragraph</w:t>
        </w:r>
      </w:ins>
    </w:p>
    <w:p w14:paraId="5AF39F49" w14:textId="4D580692" w:rsidR="00D614EE" w:rsidDel="007027E2" w:rsidRDefault="0050325A" w:rsidP="007027E2">
      <w:pPr>
        <w:spacing w:line="480" w:lineRule="auto"/>
        <w:ind w:firstLine="720"/>
        <w:rPr>
          <w:del w:id="37" w:author="Andrew Nguyen" w:date="2015-12-04T11:08:00Z"/>
          <w:rFonts w:eastAsia="Times New Roman" w:cs="Times New Roman"/>
          <w:color w:val="333333"/>
          <w:shd w:val="clear" w:color="auto" w:fill="FFFFFF"/>
        </w:rPr>
        <w:pPrChange w:id="38" w:author="Andrew Nguyen" w:date="2015-12-04T11:03:00Z">
          <w:pPr>
            <w:spacing w:line="276" w:lineRule="auto"/>
            <w:ind w:firstLine="720"/>
          </w:pPr>
        </w:pPrChange>
      </w:pPr>
      <w:commentRangeStart w:id="39"/>
      <w:commentRangeStart w:id="40"/>
      <w:r w:rsidRPr="006673AC">
        <w:rPr>
          <w:rFonts w:eastAsia="Times New Roman" w:cs="Times New Roman"/>
          <w:shd w:val="clear" w:color="auto" w:fill="FFFFFF"/>
        </w:rPr>
        <w:t>My</w:t>
      </w:r>
      <w:commentRangeEnd w:id="40"/>
      <w:r w:rsidR="00753E30">
        <w:rPr>
          <w:rStyle w:val="CommentReference"/>
        </w:rPr>
        <w:commentReference w:id="40"/>
      </w:r>
      <w:r w:rsidRPr="006673AC">
        <w:rPr>
          <w:rFonts w:eastAsia="Times New Roman" w:cs="Times New Roman"/>
          <w:shd w:val="clear" w:color="auto" w:fill="FFFFFF"/>
        </w:rPr>
        <w:t xml:space="preserve"> overall objective is t</w:t>
      </w:r>
      <w:commentRangeEnd w:id="39"/>
      <w:r w:rsidR="007027E2">
        <w:rPr>
          <w:rStyle w:val="CommentReference"/>
        </w:rPr>
        <w:commentReference w:id="39"/>
      </w:r>
      <w:r w:rsidRPr="006673AC">
        <w:rPr>
          <w:rFonts w:eastAsia="Times New Roman" w:cs="Times New Roman"/>
          <w:shd w:val="clear" w:color="auto" w:fill="FFFFFF"/>
        </w:rPr>
        <w:t xml:space="preserve">o assess species response to heat in wild populations </w:t>
      </w:r>
      <w:r>
        <w:rPr>
          <w:rFonts w:eastAsia="Times New Roman" w:cs="Times New Roman"/>
          <w:shd w:val="clear" w:color="auto" w:fill="FFFFFF"/>
        </w:rPr>
        <w:t xml:space="preserve">of the woodland ant genus </w:t>
      </w:r>
      <w:r w:rsidRPr="007D6486">
        <w:rPr>
          <w:rFonts w:eastAsia="Times New Roman" w:cs="Times New Roman"/>
          <w:i/>
          <w:shd w:val="clear" w:color="auto" w:fill="FFFFFF"/>
        </w:rPr>
        <w:t>Aphaenogaster</w:t>
      </w:r>
      <w:r>
        <w:rPr>
          <w:rFonts w:eastAsia="Times New Roman" w:cs="Times New Roman"/>
          <w:shd w:val="clear" w:color="auto" w:fill="FFFFFF"/>
        </w:rPr>
        <w:t xml:space="preserve"> using </w:t>
      </w:r>
      <w:commentRangeStart w:id="41"/>
      <w:r w:rsidRPr="006673AC">
        <w:rPr>
          <w:rFonts w:eastAsia="Times New Roman" w:cs="Times New Roman"/>
          <w:shd w:val="clear" w:color="auto" w:fill="FFFFFF"/>
        </w:rPr>
        <w:t>HSPs</w:t>
      </w:r>
      <w:commentRangeEnd w:id="41"/>
      <w:r w:rsidR="00753E30">
        <w:rPr>
          <w:rStyle w:val="CommentReference"/>
        </w:rPr>
        <w:commentReference w:id="41"/>
      </w:r>
      <w:r>
        <w:rPr>
          <w:rFonts w:eastAsia="Times New Roman" w:cs="Times New Roman"/>
          <w:shd w:val="clear" w:color="auto" w:fill="FFFFFF"/>
        </w:rPr>
        <w:t xml:space="preserve"> </w:t>
      </w:r>
      <w:r w:rsidRPr="006673AC">
        <w:rPr>
          <w:rFonts w:eastAsia="Times New Roman" w:cs="Times New Roman"/>
          <w:shd w:val="clear" w:color="auto" w:fill="FFFFFF"/>
        </w:rPr>
        <w:t>as a proxy</w:t>
      </w:r>
      <w:r>
        <w:rPr>
          <w:rFonts w:eastAsia="Times New Roman" w:cs="Times New Roman"/>
          <w:shd w:val="clear" w:color="auto" w:fill="FFFFFF"/>
        </w:rPr>
        <w:t xml:space="preserve">. </w:t>
      </w:r>
      <w:r w:rsidR="00D614EE">
        <w:rPr>
          <w:rFonts w:eastAsia="Times New Roman" w:cs="Times New Roman"/>
          <w:color w:val="333333"/>
          <w:shd w:val="clear" w:color="auto" w:fill="FFFFFF"/>
        </w:rPr>
        <w:t xml:space="preserve">From reviewing the literature assessing ectotherms thermal performance and </w:t>
      </w:r>
      <w:r w:rsidR="00D614EE" w:rsidRPr="00D614EE">
        <w:rPr>
          <w:rFonts w:eastAsia="Times New Roman" w:cs="Times New Roman"/>
          <w:i/>
          <w:color w:val="333333"/>
          <w:shd w:val="clear" w:color="auto" w:fill="FFFFFF"/>
        </w:rPr>
        <w:t>Aphaenogaster’s</w:t>
      </w:r>
      <w:r w:rsidR="00D614EE">
        <w:rPr>
          <w:rFonts w:eastAsia="Times New Roman" w:cs="Times New Roman"/>
          <w:color w:val="333333"/>
          <w:shd w:val="clear" w:color="auto" w:fill="FFFFFF"/>
        </w:rPr>
        <w:t xml:space="preserve"> res</w:t>
      </w:r>
      <w:r w:rsidR="00733526">
        <w:rPr>
          <w:rFonts w:eastAsia="Times New Roman" w:cs="Times New Roman"/>
          <w:color w:val="333333"/>
          <w:shd w:val="clear" w:color="auto" w:fill="FFFFFF"/>
        </w:rPr>
        <w:t>ponse to warming, I predict</w:t>
      </w:r>
      <w:r w:rsidR="00D614EE">
        <w:rPr>
          <w:rFonts w:eastAsia="Times New Roman" w:cs="Times New Roman"/>
          <w:color w:val="333333"/>
          <w:shd w:val="clear" w:color="auto" w:fill="FFFFFF"/>
        </w:rPr>
        <w:t xml:space="preserve"> HSP expression </w:t>
      </w:r>
      <w:r w:rsidR="00733526">
        <w:rPr>
          <w:rFonts w:eastAsia="Times New Roman" w:cs="Times New Roman"/>
          <w:color w:val="333333"/>
          <w:shd w:val="clear" w:color="auto" w:fill="FFFFFF"/>
        </w:rPr>
        <w:t xml:space="preserve">will </w:t>
      </w:r>
      <w:r w:rsidR="00D614EE">
        <w:rPr>
          <w:rFonts w:eastAsia="Times New Roman" w:cs="Times New Roman"/>
          <w:color w:val="333333"/>
          <w:shd w:val="clear" w:color="auto" w:fill="FFFFFF"/>
        </w:rPr>
        <w:t>in</w:t>
      </w:r>
      <w:r w:rsidR="00733526">
        <w:rPr>
          <w:rFonts w:eastAsia="Times New Roman" w:cs="Times New Roman"/>
          <w:color w:val="333333"/>
          <w:shd w:val="clear" w:color="auto" w:fill="FFFFFF"/>
        </w:rPr>
        <w:t>crease with</w:t>
      </w:r>
      <w:r w:rsidR="00D614EE">
        <w:rPr>
          <w:rFonts w:eastAsia="Times New Roman" w:cs="Times New Roman"/>
          <w:color w:val="333333"/>
          <w:shd w:val="clear" w:color="auto" w:fill="FFFFFF"/>
        </w:rPr>
        <w:t xml:space="preserve"> </w:t>
      </w:r>
      <w:r w:rsidR="00733526">
        <w:rPr>
          <w:rFonts w:eastAsia="Times New Roman" w:cs="Times New Roman"/>
          <w:color w:val="333333"/>
          <w:shd w:val="clear" w:color="auto" w:fill="FFFFFF"/>
        </w:rPr>
        <w:t xml:space="preserve">experimental temperature </w:t>
      </w:r>
      <w:r w:rsidR="00D614EE">
        <w:rPr>
          <w:rFonts w:eastAsia="Times New Roman" w:cs="Times New Roman"/>
          <w:color w:val="333333"/>
          <w:shd w:val="clear" w:color="auto" w:fill="FFFFFF"/>
        </w:rPr>
        <w:t>for</w:t>
      </w:r>
      <w:r w:rsidR="00733526">
        <w:rPr>
          <w:rFonts w:eastAsia="Times New Roman" w:cs="Times New Roman"/>
          <w:color w:val="333333"/>
          <w:shd w:val="clear" w:color="auto" w:fill="FFFFFF"/>
        </w:rPr>
        <w:t xml:space="preserve"> colonies at the southern site. However, HSP expression in the northern</w:t>
      </w:r>
      <w:r w:rsidR="00D614EE">
        <w:rPr>
          <w:rFonts w:eastAsia="Times New Roman" w:cs="Times New Roman"/>
          <w:color w:val="333333"/>
          <w:shd w:val="clear" w:color="auto" w:fill="FFFFFF"/>
        </w:rPr>
        <w:t xml:space="preserve"> ants </w:t>
      </w:r>
      <w:r w:rsidR="00CA4B4A">
        <w:rPr>
          <w:rFonts w:eastAsia="Times New Roman" w:cs="Times New Roman"/>
          <w:color w:val="333333"/>
          <w:shd w:val="clear" w:color="auto" w:fill="FFFFFF"/>
        </w:rPr>
        <w:t>will</w:t>
      </w:r>
      <w:r w:rsidR="00733526">
        <w:rPr>
          <w:rFonts w:eastAsia="Times New Roman" w:cs="Times New Roman"/>
          <w:color w:val="333333"/>
          <w:shd w:val="clear" w:color="auto" w:fill="FFFFFF"/>
        </w:rPr>
        <w:t xml:space="preserve"> remain relatively constant across temperatures </w:t>
      </w:r>
      <w:r w:rsidR="00D614EE">
        <w:rPr>
          <w:rFonts w:eastAsia="Times New Roman" w:cs="Times New Roman"/>
          <w:color w:val="333333"/>
          <w:shd w:val="clear" w:color="auto" w:fill="FFFFFF"/>
        </w:rPr>
        <w:t>because they</w:t>
      </w:r>
      <w:r w:rsidR="00733526">
        <w:rPr>
          <w:rFonts w:eastAsia="Times New Roman" w:cs="Times New Roman"/>
          <w:color w:val="333333"/>
          <w:shd w:val="clear" w:color="auto" w:fill="FFFFFF"/>
        </w:rPr>
        <w:t xml:space="preserve"> survive below their optimal temperatures (</w:t>
      </w:r>
      <w:r w:rsidR="00733526" w:rsidRPr="00094854">
        <w:t>Deutsch et al. 2008</w:t>
      </w:r>
      <w:r w:rsidR="00733526">
        <w:t xml:space="preserve">; </w:t>
      </w:r>
      <w:commentRangeStart w:id="42"/>
      <w:r w:rsidR="00733526">
        <w:rPr>
          <w:rFonts w:eastAsia="Times New Roman" w:cs="Times New Roman"/>
        </w:rPr>
        <w:t>Diamond</w:t>
      </w:r>
      <w:commentRangeEnd w:id="42"/>
      <w:r w:rsidR="00753E30">
        <w:rPr>
          <w:rStyle w:val="CommentReference"/>
        </w:rPr>
        <w:commentReference w:id="42"/>
      </w:r>
      <w:r w:rsidR="00733526">
        <w:rPr>
          <w:rFonts w:eastAsia="Times New Roman" w:cs="Times New Roman"/>
        </w:rPr>
        <w:t xml:space="preserve"> et al. 2013)</w:t>
      </w:r>
      <w:r w:rsidR="00D614EE">
        <w:rPr>
          <w:rFonts w:eastAsia="Times New Roman" w:cs="Times New Roman"/>
          <w:color w:val="333333"/>
          <w:shd w:val="clear" w:color="auto" w:fill="FFFFFF"/>
        </w:rPr>
        <w:t xml:space="preserve">. This would </w:t>
      </w:r>
      <w:commentRangeStart w:id="43"/>
      <w:r w:rsidR="00D614EE">
        <w:rPr>
          <w:rFonts w:eastAsia="Times New Roman" w:cs="Times New Roman"/>
          <w:color w:val="333333"/>
          <w:shd w:val="clear" w:color="auto" w:fill="FFFFFF"/>
        </w:rPr>
        <w:t>match previous behavioral data</w:t>
      </w:r>
      <w:commentRangeEnd w:id="43"/>
      <w:r w:rsidR="00753E30">
        <w:rPr>
          <w:rStyle w:val="CommentReference"/>
        </w:rPr>
        <w:commentReference w:id="43"/>
      </w:r>
      <w:r w:rsidR="00D614EE">
        <w:rPr>
          <w:rFonts w:eastAsia="Times New Roman" w:cs="Times New Roman"/>
          <w:color w:val="333333"/>
          <w:shd w:val="clear" w:color="auto" w:fill="FFFFFF"/>
        </w:rPr>
        <w:t xml:space="preserve">, where southern ants showed symptoms of stress when exposed to warming chambers, while northern forest ants </w:t>
      </w:r>
      <w:proofErr w:type="gramStart"/>
      <w:r w:rsidR="00D614EE">
        <w:rPr>
          <w:rFonts w:eastAsia="Times New Roman" w:cs="Times New Roman"/>
          <w:color w:val="333333"/>
          <w:shd w:val="clear" w:color="auto" w:fill="FFFFFF"/>
        </w:rPr>
        <w:t>did</w:t>
      </w:r>
      <w:proofErr w:type="gramEnd"/>
      <w:r w:rsidR="00D614EE">
        <w:rPr>
          <w:rFonts w:eastAsia="Times New Roman" w:cs="Times New Roman"/>
          <w:color w:val="333333"/>
          <w:shd w:val="clear" w:color="auto" w:fill="FFFFFF"/>
        </w:rPr>
        <w:t xml:space="preserve"> not show a decrease in abundance or performance in these w</w:t>
      </w:r>
      <w:bookmarkStart w:id="44" w:name="_GoBack"/>
      <w:bookmarkEnd w:id="44"/>
      <w:r w:rsidR="00D614EE">
        <w:rPr>
          <w:rFonts w:eastAsia="Times New Roman" w:cs="Times New Roman"/>
          <w:color w:val="333333"/>
          <w:shd w:val="clear" w:color="auto" w:fill="FFFFFF"/>
        </w:rPr>
        <w:t>armer conditions (</w:t>
      </w:r>
      <w:r w:rsidR="00D614EE">
        <w:rPr>
          <w:rFonts w:eastAsia="Times New Roman" w:cs="Times New Roman"/>
        </w:rPr>
        <w:t>Diamond et al. 2013)</w:t>
      </w:r>
      <w:r w:rsidR="00D614EE">
        <w:rPr>
          <w:rFonts w:eastAsia="Times New Roman" w:cs="Times New Roman"/>
          <w:color w:val="333333"/>
          <w:shd w:val="clear" w:color="auto" w:fill="FFFFFF"/>
        </w:rPr>
        <w:t>. A positive correlation between temperature experienced at the time of capture and the amount of HSP transcription will indicate the degree to which these ants are stressed and confirm that HSPs can serve as a good proxy for sub-lethal stress.</w:t>
      </w:r>
    </w:p>
    <w:p w14:paraId="177F6FC9" w14:textId="77777777" w:rsidR="00094854" w:rsidRDefault="00094854" w:rsidP="007027E2">
      <w:pPr>
        <w:spacing w:line="480" w:lineRule="auto"/>
        <w:ind w:firstLine="720"/>
        <w:rPr>
          <w:i/>
        </w:rPr>
        <w:pPrChange w:id="45" w:author="Andrew Nguyen" w:date="2015-12-04T11:08:00Z">
          <w:pPr>
            <w:spacing w:line="276" w:lineRule="auto"/>
          </w:pPr>
        </w:pPrChange>
      </w:pPr>
    </w:p>
    <w:p w14:paraId="3005EA2A" w14:textId="1DA5D05B" w:rsidR="002B27D6" w:rsidRPr="003A771E" w:rsidRDefault="00094854" w:rsidP="007027E2">
      <w:pPr>
        <w:spacing w:line="480" w:lineRule="auto"/>
        <w:rPr>
          <w:i/>
          <w:sz w:val="32"/>
          <w:szCs w:val="32"/>
        </w:rPr>
        <w:pPrChange w:id="46" w:author="Andrew Nguyen" w:date="2015-12-04T11:03:00Z">
          <w:pPr>
            <w:spacing w:line="276" w:lineRule="auto"/>
          </w:pPr>
        </w:pPrChange>
      </w:pPr>
      <w:r w:rsidRPr="003A771E">
        <w:rPr>
          <w:i/>
          <w:sz w:val="32"/>
          <w:szCs w:val="32"/>
        </w:rPr>
        <w:t>Materials and Methods</w:t>
      </w:r>
    </w:p>
    <w:p w14:paraId="7E27276F" w14:textId="09FB8188" w:rsidR="00DF0E12" w:rsidRPr="00DF0E12" w:rsidRDefault="00DF0E12" w:rsidP="007027E2">
      <w:pPr>
        <w:spacing w:line="480" w:lineRule="auto"/>
        <w:rPr>
          <w:b/>
        </w:rPr>
        <w:pPrChange w:id="47" w:author="Andrew Nguyen" w:date="2015-12-04T11:03:00Z">
          <w:pPr>
            <w:spacing w:line="276" w:lineRule="auto"/>
          </w:pPr>
        </w:pPrChange>
      </w:pPr>
      <w:r w:rsidRPr="00DF0E12">
        <w:rPr>
          <w:b/>
        </w:rPr>
        <w:t>Field Collections</w:t>
      </w:r>
    </w:p>
    <w:p w14:paraId="7F133CBA" w14:textId="12767587" w:rsidR="00CA4B4A" w:rsidDel="007027E2" w:rsidRDefault="007027E2" w:rsidP="007027E2">
      <w:pPr>
        <w:spacing w:line="480" w:lineRule="auto"/>
        <w:ind w:firstLine="720"/>
        <w:rPr>
          <w:del w:id="48" w:author="Andrew Nguyen" w:date="2015-12-04T11:07:00Z"/>
          <w:rFonts w:eastAsia="Times New Roman" w:cs="Times New Roman"/>
          <w:color w:val="333333"/>
          <w:shd w:val="clear" w:color="auto" w:fill="FFFFFF"/>
        </w:rPr>
        <w:pPrChange w:id="49" w:author="Andrew Nguyen" w:date="2015-12-04T11:03:00Z">
          <w:pPr>
            <w:spacing w:line="276" w:lineRule="auto"/>
            <w:ind w:firstLine="720"/>
          </w:pPr>
        </w:pPrChange>
      </w:pPr>
      <w:ins w:id="50" w:author="Andrew Nguyen" w:date="2015-12-04T11:04:00Z">
        <w:r>
          <w:rPr>
            <w:rFonts w:eastAsia="Times New Roman" w:cs="Times New Roman"/>
            <w:color w:val="333333"/>
            <w:shd w:val="clear" w:color="auto" w:fill="FFFFFF"/>
          </w:rPr>
          <w:t xml:space="preserve">We collected ants </w:t>
        </w:r>
      </w:ins>
      <w:ins w:id="51" w:author="Andrew Nguyen" w:date="2015-12-04T11:05:00Z">
        <w:r>
          <w:rPr>
            <w:rFonts w:eastAsia="Times New Roman" w:cs="Times New Roman"/>
            <w:color w:val="333333"/>
            <w:shd w:val="clear" w:color="auto" w:fill="FFFFFF"/>
          </w:rPr>
          <w:t xml:space="preserve">to assess their stress response </w:t>
        </w:r>
      </w:ins>
      <w:ins w:id="52" w:author="Andrew Nguyen" w:date="2015-12-04T11:04:00Z">
        <w:r>
          <w:rPr>
            <w:rFonts w:eastAsia="Times New Roman" w:cs="Times New Roman"/>
            <w:color w:val="333333"/>
            <w:shd w:val="clear" w:color="auto" w:fill="FFFFFF"/>
          </w:rPr>
          <w:t>from two experimental warming sites</w:t>
        </w:r>
      </w:ins>
      <w:ins w:id="53" w:author="Andrew Nguyen" w:date="2015-12-04T11:05:00Z">
        <w:r>
          <w:rPr>
            <w:rFonts w:eastAsia="Times New Roman" w:cs="Times New Roman"/>
            <w:color w:val="333333"/>
            <w:shd w:val="clear" w:color="auto" w:fill="FFFFFF"/>
          </w:rPr>
          <w:t>…</w:t>
        </w:r>
        <w:proofErr w:type="gramStart"/>
        <w:r>
          <w:rPr>
            <w:rFonts w:eastAsia="Times New Roman" w:cs="Times New Roman"/>
            <w:color w:val="333333"/>
            <w:shd w:val="clear" w:color="auto" w:fill="FFFFFF"/>
          </w:rPr>
          <w:t>.</w:t>
        </w:r>
      </w:ins>
      <w:r w:rsidR="002B27D6">
        <w:rPr>
          <w:rFonts w:eastAsia="Times New Roman" w:cs="Times New Roman"/>
          <w:color w:val="333333"/>
          <w:shd w:val="clear" w:color="auto" w:fill="FFFFFF"/>
        </w:rPr>
        <w:t>The</w:t>
      </w:r>
      <w:proofErr w:type="gramEnd"/>
      <w:r w:rsidR="002B27D6">
        <w:rPr>
          <w:rFonts w:eastAsia="Times New Roman" w:cs="Times New Roman"/>
          <w:color w:val="333333"/>
          <w:shd w:val="clear" w:color="auto" w:fill="FFFFFF"/>
        </w:rPr>
        <w:t xml:space="preserve"> </w:t>
      </w:r>
      <w:commentRangeStart w:id="54"/>
      <w:r w:rsidR="002B27D6">
        <w:rPr>
          <w:rFonts w:eastAsia="Times New Roman" w:cs="Times New Roman"/>
          <w:color w:val="333333"/>
          <w:shd w:val="clear" w:color="auto" w:fill="FFFFFF"/>
        </w:rPr>
        <w:t xml:space="preserve">experiment </w:t>
      </w:r>
      <w:r w:rsidR="00AF2942">
        <w:rPr>
          <w:rFonts w:eastAsia="Times New Roman" w:cs="Times New Roman"/>
          <w:color w:val="333333"/>
          <w:shd w:val="clear" w:color="auto" w:fill="FFFFFF"/>
        </w:rPr>
        <w:t>took place</w:t>
      </w:r>
      <w:r w:rsidR="00CA4B4A">
        <w:rPr>
          <w:rFonts w:eastAsia="Times New Roman" w:cs="Times New Roman"/>
          <w:color w:val="333333"/>
          <w:shd w:val="clear" w:color="auto" w:fill="FFFFFF"/>
        </w:rPr>
        <w:t xml:space="preserve"> </w:t>
      </w:r>
      <w:commentRangeEnd w:id="54"/>
      <w:r>
        <w:rPr>
          <w:rStyle w:val="CommentReference"/>
        </w:rPr>
        <w:commentReference w:id="54"/>
      </w:r>
      <w:r w:rsidR="002B27D6">
        <w:rPr>
          <w:rFonts w:eastAsia="Times New Roman" w:cs="Times New Roman"/>
          <w:color w:val="333333"/>
          <w:shd w:val="clear" w:color="auto" w:fill="FFFFFF"/>
        </w:rPr>
        <w:t>at</w:t>
      </w:r>
      <w:r w:rsidR="00762F87">
        <w:rPr>
          <w:rFonts w:eastAsia="Times New Roman" w:cs="Times New Roman"/>
          <w:color w:val="333333"/>
          <w:shd w:val="clear" w:color="auto" w:fill="FFFFFF"/>
        </w:rPr>
        <w:t xml:space="preserve"> a southern site</w:t>
      </w:r>
      <w:r w:rsidR="002B27D6">
        <w:rPr>
          <w:rFonts w:eastAsia="Times New Roman" w:cs="Times New Roman"/>
          <w:color w:val="333333"/>
          <w:shd w:val="clear" w:color="auto" w:fill="FFFFFF"/>
        </w:rPr>
        <w:t xml:space="preserve"> </w:t>
      </w:r>
      <w:r w:rsidR="00762F87">
        <w:rPr>
          <w:rFonts w:eastAsia="Times New Roman" w:cs="Times New Roman"/>
          <w:color w:val="333333"/>
          <w:shd w:val="clear" w:color="auto" w:fill="FFFFFF"/>
        </w:rPr>
        <w:t>(</w:t>
      </w:r>
      <w:r w:rsidR="002B27D6">
        <w:rPr>
          <w:rFonts w:eastAsia="Times New Roman" w:cs="Times New Roman"/>
          <w:color w:val="333333"/>
          <w:shd w:val="clear" w:color="auto" w:fill="FFFFFF"/>
        </w:rPr>
        <w:t>Duke Forest</w:t>
      </w:r>
      <w:r w:rsidR="00762F87">
        <w:rPr>
          <w:rFonts w:eastAsia="Times New Roman" w:cs="Times New Roman"/>
          <w:color w:val="333333"/>
          <w:shd w:val="clear" w:color="auto" w:fill="FFFFFF"/>
        </w:rPr>
        <w:t xml:space="preserve"> (DF)</w:t>
      </w:r>
      <w:r w:rsidR="002B27D6">
        <w:rPr>
          <w:rFonts w:eastAsia="Times New Roman" w:cs="Times New Roman"/>
          <w:color w:val="333333"/>
          <w:shd w:val="clear" w:color="auto" w:fill="FFFFFF"/>
        </w:rPr>
        <w:t xml:space="preserve"> in</w:t>
      </w:r>
      <w:r w:rsidR="00762F87">
        <w:rPr>
          <w:rFonts w:eastAsia="Times New Roman" w:cs="Times New Roman"/>
          <w:color w:val="333333"/>
          <w:shd w:val="clear" w:color="auto" w:fill="FFFFFF"/>
        </w:rPr>
        <w:t xml:space="preserve"> Durham,</w:t>
      </w:r>
      <w:r w:rsidR="002B27D6">
        <w:rPr>
          <w:rFonts w:eastAsia="Times New Roman" w:cs="Times New Roman"/>
          <w:color w:val="333333"/>
          <w:shd w:val="clear" w:color="auto" w:fill="FFFFFF"/>
        </w:rPr>
        <w:t xml:space="preserve"> North Carolina</w:t>
      </w:r>
      <w:r w:rsidR="00762F87">
        <w:rPr>
          <w:rFonts w:eastAsia="Times New Roman" w:cs="Times New Roman"/>
          <w:color w:val="333333"/>
          <w:shd w:val="clear" w:color="auto" w:fill="FFFFFF"/>
        </w:rPr>
        <w:t>)</w:t>
      </w:r>
      <w:r w:rsidR="002B27D6">
        <w:rPr>
          <w:rFonts w:eastAsia="Times New Roman" w:cs="Times New Roman"/>
          <w:color w:val="333333"/>
          <w:shd w:val="clear" w:color="auto" w:fill="FFFFFF"/>
        </w:rPr>
        <w:t xml:space="preserve"> and </w:t>
      </w:r>
      <w:r w:rsidR="00762F87">
        <w:rPr>
          <w:rFonts w:eastAsia="Times New Roman" w:cs="Times New Roman"/>
          <w:color w:val="333333"/>
          <w:shd w:val="clear" w:color="auto" w:fill="FFFFFF"/>
        </w:rPr>
        <w:t xml:space="preserve">a northern site (Harvard Forest (HF) </w:t>
      </w:r>
      <w:r w:rsidR="002B27D6">
        <w:rPr>
          <w:rFonts w:eastAsia="Times New Roman" w:cs="Times New Roman"/>
          <w:color w:val="333333"/>
          <w:shd w:val="clear" w:color="auto" w:fill="FFFFFF"/>
        </w:rPr>
        <w:t xml:space="preserve">in </w:t>
      </w:r>
      <w:r w:rsidR="00762F87">
        <w:rPr>
          <w:rFonts w:eastAsia="Times New Roman" w:cs="Times New Roman"/>
          <w:color w:val="333333"/>
          <w:shd w:val="clear" w:color="auto" w:fill="FFFFFF"/>
        </w:rPr>
        <w:t xml:space="preserve">Petersham, </w:t>
      </w:r>
      <w:r w:rsidR="002B27D6">
        <w:rPr>
          <w:rFonts w:eastAsia="Times New Roman" w:cs="Times New Roman"/>
          <w:color w:val="333333"/>
          <w:shd w:val="clear" w:color="auto" w:fill="FFFFFF"/>
        </w:rPr>
        <w:t>Massachusetts</w:t>
      </w:r>
      <w:r w:rsidR="00762F87">
        <w:rPr>
          <w:rFonts w:eastAsia="Times New Roman" w:cs="Times New Roman"/>
          <w:color w:val="333333"/>
          <w:shd w:val="clear" w:color="auto" w:fill="FFFFFF"/>
        </w:rPr>
        <w:t>)</w:t>
      </w:r>
      <w:r w:rsidR="00735C7C">
        <w:rPr>
          <w:rFonts w:eastAsia="Times New Roman" w:cs="Times New Roman"/>
          <w:color w:val="333333"/>
          <w:shd w:val="clear" w:color="auto" w:fill="FFFFFF"/>
        </w:rPr>
        <w:t xml:space="preserve"> to assess the potential impacts of warming on </w:t>
      </w:r>
      <w:r w:rsidR="00735C7C" w:rsidRPr="00583292">
        <w:rPr>
          <w:rFonts w:eastAsia="Times New Roman" w:cs="Times New Roman"/>
          <w:i/>
          <w:color w:val="333333"/>
          <w:shd w:val="clear" w:color="auto" w:fill="FFFFFF"/>
        </w:rPr>
        <w:t>Aphaenogaster</w:t>
      </w:r>
      <w:r w:rsidR="00735C7C">
        <w:rPr>
          <w:rFonts w:eastAsia="Times New Roman" w:cs="Times New Roman"/>
          <w:i/>
          <w:color w:val="333333"/>
          <w:shd w:val="clear" w:color="auto" w:fill="FFFFFF"/>
        </w:rPr>
        <w:t xml:space="preserve"> </w:t>
      </w:r>
      <w:r w:rsidR="00735C7C">
        <w:rPr>
          <w:rFonts w:eastAsia="Times New Roman" w:cs="Times New Roman"/>
          <w:color w:val="333333"/>
          <w:shd w:val="clear" w:color="auto" w:fill="FFFFFF"/>
        </w:rPr>
        <w:t xml:space="preserve">from </w:t>
      </w:r>
      <w:commentRangeStart w:id="55"/>
      <w:r w:rsidR="00735C7C">
        <w:rPr>
          <w:rFonts w:eastAsia="Times New Roman" w:cs="Times New Roman"/>
          <w:color w:val="333333"/>
          <w:shd w:val="clear" w:color="auto" w:fill="FFFFFF"/>
        </w:rPr>
        <w:t xml:space="preserve">their northern and southern boundaries. </w:t>
      </w:r>
      <w:commentRangeEnd w:id="55"/>
      <w:r>
        <w:rPr>
          <w:rStyle w:val="CommentReference"/>
        </w:rPr>
        <w:commentReference w:id="55"/>
      </w:r>
      <w:r w:rsidR="00AF2942">
        <w:rPr>
          <w:rFonts w:eastAsia="Times New Roman" w:cs="Times New Roman"/>
          <w:color w:val="333333"/>
          <w:shd w:val="clear" w:color="auto" w:fill="FFFFFF"/>
        </w:rPr>
        <w:t xml:space="preserve">Twelve experimental open top </w:t>
      </w:r>
      <w:r w:rsidR="00094854">
        <w:rPr>
          <w:rFonts w:eastAsia="Times New Roman" w:cs="Times New Roman"/>
          <w:color w:val="333333"/>
          <w:shd w:val="clear" w:color="auto" w:fill="FFFFFF"/>
        </w:rPr>
        <w:t xml:space="preserve">warming chambers </w:t>
      </w:r>
      <w:r w:rsidR="00FA326D">
        <w:rPr>
          <w:rFonts w:eastAsia="Times New Roman" w:cs="Times New Roman"/>
          <w:color w:val="333333"/>
          <w:shd w:val="clear" w:color="auto" w:fill="FFFFFF"/>
        </w:rPr>
        <w:t>were established at both sites</w:t>
      </w:r>
      <w:ins w:id="56" w:author="Andrew Nguyen" w:date="2015-12-04T11:06:00Z">
        <w:r>
          <w:rPr>
            <w:rFonts w:eastAsia="Times New Roman" w:cs="Times New Roman"/>
            <w:color w:val="333333"/>
            <w:shd w:val="clear" w:color="auto" w:fill="FFFFFF"/>
          </w:rPr>
          <w:t xml:space="preserve"> when</w:t>
        </w:r>
        <w:proofErr w:type="gramStart"/>
        <w:r>
          <w:rPr>
            <w:rFonts w:eastAsia="Times New Roman" w:cs="Times New Roman"/>
            <w:color w:val="333333"/>
            <w:shd w:val="clear" w:color="auto" w:fill="FFFFFF"/>
          </w:rPr>
          <w:t>?</w:t>
        </w:r>
      </w:ins>
      <w:r w:rsidR="00FA326D">
        <w:rPr>
          <w:rFonts w:eastAsia="Times New Roman" w:cs="Times New Roman"/>
          <w:color w:val="333333"/>
          <w:shd w:val="clear" w:color="auto" w:fill="FFFFFF"/>
        </w:rPr>
        <w:t>.</w:t>
      </w:r>
      <w:proofErr w:type="gramEnd"/>
      <w:r w:rsidR="00FA326D">
        <w:rPr>
          <w:rFonts w:eastAsia="Times New Roman" w:cs="Times New Roman"/>
          <w:color w:val="333333"/>
          <w:shd w:val="clear" w:color="auto" w:fill="FFFFFF"/>
        </w:rPr>
        <w:t xml:space="preserve"> Ambient temperature was increased for nine of the chambers from 0.5</w:t>
      </w:r>
      <w:r w:rsidR="00DF0E12">
        <w:rPr>
          <w:rFonts w:ascii="Cambria" w:eastAsia="Times New Roman" w:hAnsi="Cambria" w:cs="Times New Roman"/>
          <w:color w:val="333333"/>
          <w:shd w:val="clear" w:color="auto" w:fill="FFFFFF"/>
        </w:rPr>
        <w:t>°</w:t>
      </w:r>
      <w:r w:rsidR="00FA326D">
        <w:rPr>
          <w:rFonts w:eastAsia="Times New Roman" w:cs="Times New Roman"/>
          <w:color w:val="333333"/>
          <w:shd w:val="clear" w:color="auto" w:fill="FFFFFF"/>
        </w:rPr>
        <w:t xml:space="preserve"> to 5.5</w:t>
      </w:r>
      <w:r w:rsidR="00DF0E12">
        <w:rPr>
          <w:rFonts w:ascii="Cambria" w:eastAsia="Times New Roman" w:hAnsi="Cambria" w:cs="Times New Roman"/>
          <w:color w:val="333333"/>
          <w:shd w:val="clear" w:color="auto" w:fill="FFFFFF"/>
        </w:rPr>
        <w:t>°</w:t>
      </w:r>
      <w:r w:rsidR="00FA326D">
        <w:rPr>
          <w:rFonts w:eastAsia="Times New Roman" w:cs="Times New Roman"/>
          <w:color w:val="333333"/>
          <w:shd w:val="clear" w:color="auto" w:fill="FFFFFF"/>
        </w:rPr>
        <w:t xml:space="preserve">, </w:t>
      </w:r>
      <w:r w:rsidR="00DF0E12">
        <w:rPr>
          <w:rFonts w:eastAsia="Times New Roman" w:cs="Times New Roman"/>
          <w:color w:val="333333"/>
          <w:shd w:val="clear" w:color="auto" w:fill="FFFFFF"/>
        </w:rPr>
        <w:t>while</w:t>
      </w:r>
      <w:r w:rsidR="00FA326D">
        <w:rPr>
          <w:rFonts w:eastAsia="Times New Roman" w:cs="Times New Roman"/>
          <w:color w:val="333333"/>
          <w:shd w:val="clear" w:color="auto" w:fill="FFFFFF"/>
        </w:rPr>
        <w:t xml:space="preserve"> three control chambers blew ambient air into the plot </w:t>
      </w:r>
      <w:r w:rsidR="00FA326D" w:rsidRPr="00FA326D">
        <w:rPr>
          <w:rFonts w:eastAsia="Times New Roman" w:cs="Times New Roman"/>
          <w:color w:val="333333"/>
          <w:shd w:val="clear" w:color="auto" w:fill="FFFFFF"/>
        </w:rPr>
        <w:t xml:space="preserve">(see </w:t>
      </w:r>
      <w:proofErr w:type="spellStart"/>
      <w:r w:rsidR="00FA326D">
        <w:rPr>
          <w:rFonts w:eastAsia="Times New Roman" w:cs="Times New Roman"/>
          <w:i/>
          <w:iCs/>
          <w:color w:val="333333"/>
          <w:shd w:val="clear" w:color="auto" w:fill="FFFFFF"/>
        </w:rPr>
        <w:t>Pelini</w:t>
      </w:r>
      <w:proofErr w:type="spellEnd"/>
      <w:r w:rsidR="00FA326D">
        <w:rPr>
          <w:rFonts w:eastAsia="Times New Roman" w:cs="Times New Roman"/>
          <w:i/>
          <w:iCs/>
          <w:color w:val="333333"/>
          <w:shd w:val="clear" w:color="auto" w:fill="FFFFFF"/>
        </w:rPr>
        <w:t xml:space="preserve"> et al., 2011</w:t>
      </w:r>
      <w:r w:rsidR="00FA326D" w:rsidRPr="00FA326D">
        <w:rPr>
          <w:rFonts w:eastAsia="Times New Roman" w:cs="Times New Roman"/>
          <w:i/>
          <w:iCs/>
          <w:color w:val="333333"/>
          <w:shd w:val="clear" w:color="auto" w:fill="FFFFFF"/>
        </w:rPr>
        <w:t xml:space="preserve"> </w:t>
      </w:r>
      <w:r w:rsidR="00FA326D" w:rsidRPr="00FA326D">
        <w:rPr>
          <w:rFonts w:eastAsia="Times New Roman" w:cs="Times New Roman"/>
          <w:color w:val="333333"/>
          <w:shd w:val="clear" w:color="auto" w:fill="FFFFFF"/>
        </w:rPr>
        <w:t xml:space="preserve">for a detailed description of the chambers). </w:t>
      </w:r>
      <w:r w:rsidR="008E6377">
        <w:rPr>
          <w:rFonts w:eastAsia="Times New Roman" w:cs="Times New Roman"/>
          <w:color w:val="333333"/>
          <w:shd w:val="clear" w:color="auto" w:fill="FFFFFF"/>
        </w:rPr>
        <w:t xml:space="preserve">Samples were </w:t>
      </w:r>
      <w:r w:rsidR="00094854">
        <w:rPr>
          <w:rFonts w:eastAsia="Times New Roman" w:cs="Times New Roman"/>
          <w:color w:val="333333"/>
          <w:shd w:val="clear" w:color="auto" w:fill="FFFFFF"/>
        </w:rPr>
        <w:t>chosen on a relatively “hot” and “cool” day in the summer</w:t>
      </w:r>
      <w:r w:rsidR="008E6377">
        <w:rPr>
          <w:rFonts w:eastAsia="Times New Roman" w:cs="Times New Roman"/>
          <w:color w:val="333333"/>
          <w:shd w:val="clear" w:color="auto" w:fill="FFFFFF"/>
        </w:rPr>
        <w:t>s of</w:t>
      </w:r>
      <w:r w:rsidR="00CA4B4A">
        <w:rPr>
          <w:rFonts w:eastAsia="Times New Roman" w:cs="Times New Roman"/>
          <w:color w:val="333333"/>
          <w:shd w:val="clear" w:color="auto" w:fill="FFFFFF"/>
        </w:rPr>
        <w:t xml:space="preserve"> 2013 and 2014</w:t>
      </w:r>
      <w:r w:rsidR="00094854">
        <w:rPr>
          <w:rFonts w:eastAsia="Times New Roman" w:cs="Times New Roman"/>
          <w:color w:val="333333"/>
          <w:shd w:val="clear" w:color="auto" w:fill="FFFFFF"/>
        </w:rPr>
        <w:t xml:space="preserve"> in order to capture as wide a temperature range as possible</w:t>
      </w:r>
      <w:r w:rsidR="00762F87">
        <w:rPr>
          <w:rFonts w:eastAsia="Times New Roman" w:cs="Times New Roman"/>
          <w:color w:val="333333"/>
          <w:shd w:val="clear" w:color="auto" w:fill="FFFFFF"/>
        </w:rPr>
        <w:t xml:space="preserve"> (DF sample dates: 7/2/2013; 9/10/203; 7/17/2014; 9/11/2014)(HF sample dates: 6/26/2013; 8/21/2013)</w:t>
      </w:r>
      <w:r w:rsidR="00094854">
        <w:rPr>
          <w:rFonts w:eastAsia="Times New Roman" w:cs="Times New Roman"/>
          <w:color w:val="333333"/>
          <w:shd w:val="clear" w:color="auto" w:fill="FFFFFF"/>
        </w:rPr>
        <w:t xml:space="preserve">. </w:t>
      </w:r>
      <w:proofErr w:type="gramStart"/>
      <w:ins w:id="57" w:author="Andrew Nguyen" w:date="2015-12-04T11:06:00Z">
        <w:r>
          <w:rPr>
            <w:rFonts w:eastAsia="Times New Roman" w:cs="Times New Roman"/>
            <w:color w:val="333333"/>
            <w:shd w:val="clear" w:color="auto" w:fill="FFFFFF"/>
          </w:rPr>
          <w:t xml:space="preserve">Ants were collected </w:t>
        </w:r>
      </w:ins>
      <w:del w:id="58" w:author="Andrew Nguyen" w:date="2015-12-04T11:06:00Z">
        <w:r w:rsidR="00094854" w:rsidDel="007027E2">
          <w:rPr>
            <w:rFonts w:eastAsia="Times New Roman" w:cs="Times New Roman"/>
            <w:color w:val="333333"/>
            <w:shd w:val="clear" w:color="auto" w:fill="FFFFFF"/>
          </w:rPr>
          <w:delText>B</w:delText>
        </w:r>
      </w:del>
      <w:ins w:id="59" w:author="Andrew Nguyen" w:date="2015-12-04T11:06:00Z">
        <w:r>
          <w:rPr>
            <w:rFonts w:eastAsia="Times New Roman" w:cs="Times New Roman"/>
            <w:color w:val="333333"/>
            <w:shd w:val="clear" w:color="auto" w:fill="FFFFFF"/>
          </w:rPr>
          <w:t>b</w:t>
        </w:r>
      </w:ins>
      <w:r w:rsidR="00094854">
        <w:rPr>
          <w:rFonts w:eastAsia="Times New Roman" w:cs="Times New Roman"/>
          <w:color w:val="333333"/>
          <w:shd w:val="clear" w:color="auto" w:fill="FFFFFF"/>
        </w:rPr>
        <w:t>y baiting them with food</w:t>
      </w:r>
      <w:ins w:id="60" w:author="Andrew Nguyen" w:date="2015-12-04T11:06:00Z">
        <w:r>
          <w:rPr>
            <w:rFonts w:eastAsia="Times New Roman" w:cs="Times New Roman"/>
            <w:color w:val="333333"/>
            <w:shd w:val="clear" w:color="auto" w:fill="FFFFFF"/>
          </w:rPr>
          <w:t>-what kind of food</w:t>
        </w:r>
        <w:proofErr w:type="gramEnd"/>
        <w:r>
          <w:rPr>
            <w:rFonts w:eastAsia="Times New Roman" w:cs="Times New Roman"/>
            <w:color w:val="333333"/>
            <w:shd w:val="clear" w:color="auto" w:fill="FFFFFF"/>
          </w:rPr>
          <w:t>? Be more precise</w:t>
        </w:r>
      </w:ins>
      <w:r w:rsidR="00094854">
        <w:rPr>
          <w:rFonts w:eastAsia="Times New Roman" w:cs="Times New Roman"/>
          <w:color w:val="333333"/>
          <w:shd w:val="clear" w:color="auto" w:fill="FFFFFF"/>
        </w:rPr>
        <w:t>, three foraging workers could be selected at rand</w:t>
      </w:r>
      <w:r w:rsidR="00CA4B4A">
        <w:rPr>
          <w:rFonts w:eastAsia="Times New Roman" w:cs="Times New Roman"/>
          <w:color w:val="333333"/>
          <w:shd w:val="clear" w:color="auto" w:fill="FFFFFF"/>
        </w:rPr>
        <w:t>o</w:t>
      </w:r>
      <w:r w:rsidR="008E6377">
        <w:rPr>
          <w:rFonts w:eastAsia="Times New Roman" w:cs="Times New Roman"/>
          <w:color w:val="333333"/>
          <w:shd w:val="clear" w:color="auto" w:fill="FFFFFF"/>
        </w:rPr>
        <w:t>m and flash frozen immediately</w:t>
      </w:r>
      <w:r w:rsidR="00DF0E12">
        <w:rPr>
          <w:rFonts w:eastAsia="Times New Roman" w:cs="Times New Roman"/>
          <w:color w:val="333333"/>
          <w:shd w:val="clear" w:color="auto" w:fill="FFFFFF"/>
        </w:rPr>
        <w:t xml:space="preserve"> in liquid nitrogen</w:t>
      </w:r>
      <w:r w:rsidR="008E6377">
        <w:rPr>
          <w:rFonts w:eastAsia="Times New Roman" w:cs="Times New Roman"/>
          <w:color w:val="333333"/>
          <w:shd w:val="clear" w:color="auto" w:fill="FFFFFF"/>
        </w:rPr>
        <w:t>. T</w:t>
      </w:r>
      <w:r w:rsidR="00094854">
        <w:rPr>
          <w:rFonts w:eastAsia="Times New Roman" w:cs="Times New Roman"/>
          <w:color w:val="333333"/>
          <w:shd w:val="clear" w:color="auto" w:fill="FFFFFF"/>
        </w:rPr>
        <w:t>hree replicate samples wer</w:t>
      </w:r>
      <w:r w:rsidR="008E6377">
        <w:rPr>
          <w:rFonts w:eastAsia="Times New Roman" w:cs="Times New Roman"/>
          <w:color w:val="333333"/>
          <w:shd w:val="clear" w:color="auto" w:fill="FFFFFF"/>
        </w:rPr>
        <w:t xml:space="preserve">e collected from each chamber. </w:t>
      </w:r>
      <w:r w:rsidR="00DF0E12">
        <w:rPr>
          <w:rFonts w:eastAsia="Times New Roman" w:cs="Times New Roman"/>
          <w:color w:val="333333"/>
          <w:shd w:val="clear" w:color="auto" w:fill="FFFFFF"/>
        </w:rPr>
        <w:t>To quantify</w:t>
      </w:r>
      <w:r w:rsidR="00094854">
        <w:rPr>
          <w:rFonts w:eastAsia="Times New Roman" w:cs="Times New Roman"/>
          <w:color w:val="333333"/>
          <w:shd w:val="clear" w:color="auto" w:fill="FFFFFF"/>
        </w:rPr>
        <w:t xml:space="preserve"> temperature</w:t>
      </w:r>
      <w:r w:rsidR="00DF0E12">
        <w:rPr>
          <w:rFonts w:eastAsia="Times New Roman" w:cs="Times New Roman"/>
          <w:color w:val="333333"/>
          <w:shd w:val="clear" w:color="auto" w:fill="FFFFFF"/>
        </w:rPr>
        <w:t>s</w:t>
      </w:r>
      <w:r w:rsidR="00094854">
        <w:rPr>
          <w:rFonts w:eastAsia="Times New Roman" w:cs="Times New Roman"/>
          <w:color w:val="333333"/>
          <w:shd w:val="clear" w:color="auto" w:fill="FFFFFF"/>
        </w:rPr>
        <w:t xml:space="preserve"> </w:t>
      </w:r>
      <w:r w:rsidR="00DF0E12">
        <w:rPr>
          <w:rFonts w:eastAsia="Times New Roman" w:cs="Times New Roman"/>
          <w:color w:val="333333"/>
          <w:shd w:val="clear" w:color="auto" w:fill="FFFFFF"/>
        </w:rPr>
        <w:t>the ants were experiencing at the time of collection</w:t>
      </w:r>
      <w:r w:rsidR="00094854">
        <w:rPr>
          <w:rFonts w:eastAsia="Times New Roman" w:cs="Times New Roman"/>
          <w:color w:val="333333"/>
          <w:shd w:val="clear" w:color="auto" w:fill="FFFFFF"/>
        </w:rPr>
        <w:t xml:space="preserve">, four ground temperature measurements were made for each bait collection with an </w:t>
      </w:r>
      <w:r w:rsidR="00CA4B4A">
        <w:rPr>
          <w:rFonts w:eastAsia="Times New Roman" w:cs="Times New Roman"/>
          <w:color w:val="333333"/>
          <w:shd w:val="clear" w:color="auto" w:fill="FFFFFF"/>
        </w:rPr>
        <w:t>infrared</w:t>
      </w:r>
      <w:r w:rsidR="00094854">
        <w:rPr>
          <w:rFonts w:eastAsia="Times New Roman" w:cs="Times New Roman"/>
          <w:color w:val="333333"/>
          <w:shd w:val="clear" w:color="auto" w:fill="FFFFFF"/>
        </w:rPr>
        <w:t xml:space="preserve"> thermometer.</w:t>
      </w:r>
      <w:r w:rsidR="00DF0E12">
        <w:rPr>
          <w:rFonts w:eastAsia="Times New Roman" w:cs="Times New Roman"/>
          <w:color w:val="333333"/>
          <w:shd w:val="clear" w:color="auto" w:fill="FFFFFF"/>
        </w:rPr>
        <w:t xml:space="preserve"> </w:t>
      </w:r>
      <w:r w:rsidR="00762F87">
        <w:rPr>
          <w:rFonts w:eastAsia="Times New Roman" w:cs="Times New Roman"/>
          <w:color w:val="333333"/>
          <w:shd w:val="clear" w:color="auto" w:fill="FFFFFF"/>
        </w:rPr>
        <w:t xml:space="preserve">In total </w:t>
      </w:r>
      <w:commentRangeStart w:id="61"/>
      <w:r w:rsidR="00762F87">
        <w:rPr>
          <w:rFonts w:eastAsia="Times New Roman" w:cs="Times New Roman"/>
          <w:color w:val="333333"/>
          <w:shd w:val="clear" w:color="auto" w:fill="FFFFFF"/>
        </w:rPr>
        <w:t>262</w:t>
      </w:r>
      <w:commentRangeEnd w:id="61"/>
      <w:r>
        <w:rPr>
          <w:rStyle w:val="CommentReference"/>
        </w:rPr>
        <w:commentReference w:id="61"/>
      </w:r>
      <w:r w:rsidR="00762F87">
        <w:rPr>
          <w:rFonts w:eastAsia="Times New Roman" w:cs="Times New Roman"/>
          <w:color w:val="333333"/>
          <w:shd w:val="clear" w:color="auto" w:fill="FFFFFF"/>
        </w:rPr>
        <w:t xml:space="preserve"> s</w:t>
      </w:r>
      <w:r w:rsidR="00DF0E12">
        <w:rPr>
          <w:rFonts w:eastAsia="Times New Roman" w:cs="Times New Roman"/>
          <w:color w:val="333333"/>
          <w:shd w:val="clear" w:color="auto" w:fill="FFFFFF"/>
        </w:rPr>
        <w:t xml:space="preserve">amples </w:t>
      </w:r>
      <w:r w:rsidR="00762F87">
        <w:rPr>
          <w:rFonts w:eastAsia="Times New Roman" w:cs="Times New Roman"/>
          <w:color w:val="333333"/>
          <w:shd w:val="clear" w:color="auto" w:fill="FFFFFF"/>
        </w:rPr>
        <w:t xml:space="preserve">(164 DF, 98HF) </w:t>
      </w:r>
      <w:r w:rsidR="00DF0E12">
        <w:rPr>
          <w:rFonts w:eastAsia="Times New Roman" w:cs="Times New Roman"/>
          <w:color w:val="333333"/>
          <w:shd w:val="clear" w:color="auto" w:fill="FFFFFF"/>
        </w:rPr>
        <w:t xml:space="preserve">were </w:t>
      </w:r>
      <w:r w:rsidR="00B00242">
        <w:rPr>
          <w:rFonts w:eastAsia="Times New Roman" w:cs="Times New Roman"/>
          <w:color w:val="333333"/>
          <w:shd w:val="clear" w:color="auto" w:fill="FFFFFF"/>
        </w:rPr>
        <w:t xml:space="preserve">sent to the University of Vermont and </w:t>
      </w:r>
      <w:r w:rsidR="00DF0E12">
        <w:rPr>
          <w:rFonts w:eastAsia="Times New Roman" w:cs="Times New Roman"/>
          <w:color w:val="333333"/>
          <w:shd w:val="clear" w:color="auto" w:fill="FFFFFF"/>
        </w:rPr>
        <w:t>stored at -80</w:t>
      </w:r>
      <w:r w:rsidR="00DF0E12">
        <w:rPr>
          <w:rFonts w:ascii="Cambria" w:eastAsia="Times New Roman" w:hAnsi="Cambria" w:cs="Times New Roman"/>
          <w:color w:val="333333"/>
          <w:shd w:val="clear" w:color="auto" w:fill="FFFFFF"/>
        </w:rPr>
        <w:t>°</w:t>
      </w:r>
      <w:r w:rsidR="00DF0E12">
        <w:rPr>
          <w:rFonts w:eastAsia="Times New Roman" w:cs="Times New Roman"/>
          <w:color w:val="333333"/>
          <w:shd w:val="clear" w:color="auto" w:fill="FFFFFF"/>
        </w:rPr>
        <w:t xml:space="preserve"> C</w:t>
      </w:r>
      <w:r w:rsidR="00094854">
        <w:rPr>
          <w:rFonts w:eastAsia="Times New Roman" w:cs="Times New Roman"/>
          <w:color w:val="333333"/>
          <w:shd w:val="clear" w:color="auto" w:fill="FFFFFF"/>
        </w:rPr>
        <w:t xml:space="preserve"> </w:t>
      </w:r>
      <w:r w:rsidR="00DF0E12">
        <w:rPr>
          <w:rFonts w:eastAsia="Times New Roman" w:cs="Times New Roman"/>
          <w:color w:val="333333"/>
          <w:shd w:val="clear" w:color="auto" w:fill="FFFFFF"/>
        </w:rPr>
        <w:t>until HSP quantification</w:t>
      </w:r>
      <w:r w:rsidR="00B00242">
        <w:rPr>
          <w:rFonts w:eastAsia="Times New Roman" w:cs="Times New Roman"/>
          <w:color w:val="333333"/>
          <w:shd w:val="clear" w:color="auto" w:fill="FFFFFF"/>
        </w:rPr>
        <w:t xml:space="preserve"> began.</w:t>
      </w:r>
      <w:r w:rsidR="00DF0E12">
        <w:rPr>
          <w:rFonts w:eastAsia="Times New Roman" w:cs="Times New Roman"/>
          <w:color w:val="333333"/>
          <w:shd w:val="clear" w:color="auto" w:fill="FFFFFF"/>
        </w:rPr>
        <w:t xml:space="preserve"> </w:t>
      </w:r>
    </w:p>
    <w:p w14:paraId="1AF1A9B4" w14:textId="77777777" w:rsidR="00DF0E12" w:rsidRDefault="00DF0E12" w:rsidP="007027E2">
      <w:pPr>
        <w:spacing w:line="480" w:lineRule="auto"/>
        <w:ind w:firstLine="720"/>
        <w:rPr>
          <w:rFonts w:eastAsia="Times New Roman" w:cs="Times New Roman"/>
          <w:color w:val="333333"/>
          <w:shd w:val="clear" w:color="auto" w:fill="FFFFFF"/>
        </w:rPr>
        <w:pPrChange w:id="62" w:author="Andrew Nguyen" w:date="2015-12-04T11:03:00Z">
          <w:pPr>
            <w:spacing w:line="276" w:lineRule="auto"/>
            <w:ind w:firstLine="720"/>
          </w:pPr>
        </w:pPrChange>
      </w:pPr>
    </w:p>
    <w:p w14:paraId="10A50212" w14:textId="254D20D7" w:rsidR="00DF0E12" w:rsidRDefault="00DF0E12" w:rsidP="007027E2">
      <w:pPr>
        <w:spacing w:line="480" w:lineRule="auto"/>
        <w:jc w:val="both"/>
        <w:rPr>
          <w:rFonts w:eastAsia="Times New Roman" w:cs="Times New Roman"/>
          <w:b/>
          <w:color w:val="333333"/>
          <w:shd w:val="clear" w:color="auto" w:fill="FFFFFF"/>
        </w:rPr>
        <w:pPrChange w:id="63" w:author="Andrew Nguyen" w:date="2015-12-04T11:03:00Z">
          <w:pPr>
            <w:spacing w:line="276" w:lineRule="auto"/>
            <w:jc w:val="both"/>
          </w:pPr>
        </w:pPrChange>
      </w:pPr>
      <w:r w:rsidRPr="00DF0E12">
        <w:rPr>
          <w:rFonts w:eastAsia="Times New Roman" w:cs="Times New Roman"/>
          <w:b/>
          <w:color w:val="333333"/>
          <w:shd w:val="clear" w:color="auto" w:fill="FFFFFF"/>
        </w:rPr>
        <w:t>Measuring Environmental Stress</w:t>
      </w:r>
    </w:p>
    <w:p w14:paraId="1BA9E50F" w14:textId="39F90ED1" w:rsidR="0022092B" w:rsidDel="007027E2" w:rsidRDefault="00762F87" w:rsidP="007027E2">
      <w:pPr>
        <w:spacing w:line="480" w:lineRule="auto"/>
        <w:ind w:firstLine="720"/>
        <w:jc w:val="both"/>
        <w:rPr>
          <w:del w:id="64" w:author="Andrew Nguyen" w:date="2015-12-04T11:03:00Z"/>
          <w:rFonts w:eastAsia="Times New Roman" w:cs="Times New Roman"/>
          <w:color w:val="333333"/>
          <w:shd w:val="clear" w:color="auto" w:fill="FFFFFF"/>
        </w:rPr>
        <w:pPrChange w:id="65" w:author="Andrew Nguyen" w:date="2015-12-04T11:03:00Z">
          <w:pPr>
            <w:spacing w:line="276" w:lineRule="auto"/>
            <w:ind w:firstLine="720"/>
            <w:jc w:val="both"/>
          </w:pPr>
        </w:pPrChange>
      </w:pPr>
      <w:del w:id="66" w:author="Andrew Nguyen" w:date="2015-12-04T11:14:00Z">
        <w:r w:rsidDel="007027E2">
          <w:rPr>
            <w:rFonts w:eastAsia="Times New Roman" w:cs="Times New Roman"/>
            <w:color w:val="333333"/>
            <w:shd w:val="clear" w:color="auto" w:fill="FFFFFF"/>
          </w:rPr>
          <w:delText xml:space="preserve">To determine if southern ants experience more thermal stress under </w:delText>
        </w:r>
        <w:r w:rsidR="00C727E7" w:rsidDel="007027E2">
          <w:rPr>
            <w:rFonts w:eastAsia="Times New Roman" w:cs="Times New Roman"/>
            <w:color w:val="333333"/>
            <w:shd w:val="clear" w:color="auto" w:fill="FFFFFF"/>
          </w:rPr>
          <w:delText>warmer</w:delText>
        </w:r>
        <w:r w:rsidDel="007027E2">
          <w:rPr>
            <w:rFonts w:eastAsia="Times New Roman" w:cs="Times New Roman"/>
            <w:color w:val="333333"/>
            <w:shd w:val="clear" w:color="auto" w:fill="FFFFFF"/>
          </w:rPr>
          <w:delText xml:space="preserve"> conditions than those in the north</w:delText>
        </w:r>
      </w:del>
      <w:ins w:id="67" w:author="Andrew Nguyen" w:date="2015-12-04T11:14:00Z">
        <w:r w:rsidR="007027E2">
          <w:rPr>
            <w:rFonts w:eastAsia="Times New Roman" w:cs="Times New Roman"/>
            <w:color w:val="333333"/>
            <w:shd w:val="clear" w:color="auto" w:fill="FFFFFF"/>
          </w:rPr>
          <w:t xml:space="preserve">We measured the stress response </w:t>
        </w:r>
        <w:proofErr w:type="gramStart"/>
        <w:r w:rsidR="007027E2">
          <w:rPr>
            <w:rFonts w:eastAsia="Times New Roman" w:cs="Times New Roman"/>
            <w:color w:val="333333"/>
            <w:shd w:val="clear" w:color="auto" w:fill="FFFFFF"/>
          </w:rPr>
          <w:t>with…</w:t>
        </w:r>
      </w:ins>
      <w:r>
        <w:rPr>
          <w:rFonts w:eastAsia="Times New Roman" w:cs="Times New Roman"/>
          <w:color w:val="333333"/>
          <w:shd w:val="clear" w:color="auto" w:fill="FFFFFF"/>
        </w:rPr>
        <w:t>,</w:t>
      </w:r>
      <w:proofErr w:type="gramEnd"/>
      <w:r>
        <w:rPr>
          <w:rFonts w:eastAsia="Times New Roman" w:cs="Times New Roman"/>
          <w:color w:val="333333"/>
          <w:shd w:val="clear" w:color="auto" w:fill="FFFFFF"/>
        </w:rPr>
        <w:t xml:space="preserve"> </w:t>
      </w:r>
      <w:r>
        <w:rPr>
          <w:rFonts w:eastAsia="Times New Roman" w:cs="Times New Roman"/>
          <w:i/>
          <w:color w:val="333333"/>
          <w:shd w:val="clear" w:color="auto" w:fill="FFFFFF"/>
        </w:rPr>
        <w:t>hsp</w:t>
      </w:r>
      <w:r>
        <w:rPr>
          <w:rFonts w:eastAsia="Times New Roman" w:cs="Times New Roman"/>
          <w:color w:val="333333"/>
          <w:shd w:val="clear" w:color="auto" w:fill="FFFFFF"/>
        </w:rPr>
        <w:t xml:space="preserve">40, </w:t>
      </w:r>
      <w:r>
        <w:rPr>
          <w:rFonts w:eastAsia="Times New Roman" w:cs="Times New Roman"/>
          <w:i/>
          <w:color w:val="333333"/>
          <w:shd w:val="clear" w:color="auto" w:fill="FFFFFF"/>
        </w:rPr>
        <w:t>hsp</w:t>
      </w:r>
      <w:r>
        <w:rPr>
          <w:rFonts w:eastAsia="Times New Roman" w:cs="Times New Roman"/>
          <w:color w:val="333333"/>
          <w:shd w:val="clear" w:color="auto" w:fill="FFFFFF"/>
        </w:rPr>
        <w:t xml:space="preserve">70, and </w:t>
      </w:r>
      <w:r>
        <w:rPr>
          <w:rFonts w:eastAsia="Times New Roman" w:cs="Times New Roman"/>
          <w:i/>
          <w:color w:val="333333"/>
          <w:shd w:val="clear" w:color="auto" w:fill="FFFFFF"/>
        </w:rPr>
        <w:t>hsp</w:t>
      </w:r>
      <w:r w:rsidR="00C727E7">
        <w:rPr>
          <w:rFonts w:eastAsia="Times New Roman" w:cs="Times New Roman"/>
          <w:color w:val="333333"/>
          <w:shd w:val="clear" w:color="auto" w:fill="FFFFFF"/>
        </w:rPr>
        <w:t xml:space="preserve">80 </w:t>
      </w:r>
      <w:r w:rsidR="009D5B1C">
        <w:rPr>
          <w:rFonts w:eastAsia="Times New Roman" w:cs="Times New Roman"/>
          <w:color w:val="333333"/>
          <w:shd w:val="clear" w:color="auto" w:fill="FFFFFF"/>
        </w:rPr>
        <w:t xml:space="preserve">gene </w:t>
      </w:r>
      <w:r w:rsidR="00C727E7">
        <w:rPr>
          <w:rFonts w:eastAsia="Times New Roman" w:cs="Times New Roman"/>
          <w:color w:val="333333"/>
          <w:shd w:val="clear" w:color="auto" w:fill="FFFFFF"/>
        </w:rPr>
        <w:t>expression was</w:t>
      </w:r>
      <w:r>
        <w:rPr>
          <w:rFonts w:eastAsia="Times New Roman" w:cs="Times New Roman"/>
          <w:color w:val="333333"/>
          <w:shd w:val="clear" w:color="auto" w:fill="FFFFFF"/>
        </w:rPr>
        <w:t xml:space="preserve"> quantified from </w:t>
      </w:r>
      <w:r w:rsidRPr="00583292">
        <w:rPr>
          <w:rFonts w:eastAsia="Times New Roman" w:cs="Times New Roman"/>
          <w:i/>
          <w:color w:val="333333"/>
          <w:shd w:val="clear" w:color="auto" w:fill="FFFFFF"/>
        </w:rPr>
        <w:t>Aphaenogaster</w:t>
      </w:r>
      <w:r>
        <w:rPr>
          <w:rFonts w:eastAsia="Times New Roman" w:cs="Times New Roman"/>
          <w:color w:val="333333"/>
          <w:shd w:val="clear" w:color="auto" w:fill="FFFFFF"/>
        </w:rPr>
        <w:t xml:space="preserve"> at the southern and northern site</w:t>
      </w:r>
      <w:r w:rsidR="00307CC7">
        <w:rPr>
          <w:rFonts w:eastAsia="Times New Roman" w:cs="Times New Roman"/>
          <w:color w:val="333333"/>
          <w:shd w:val="clear" w:color="auto" w:fill="FFFFFF"/>
        </w:rPr>
        <w:t xml:space="preserve"> </w:t>
      </w:r>
      <w:commentRangeStart w:id="68"/>
      <w:r w:rsidR="00307CC7">
        <w:rPr>
          <w:rFonts w:eastAsia="Times New Roman" w:cs="Times New Roman"/>
          <w:color w:val="333333"/>
          <w:shd w:val="clear" w:color="auto" w:fill="FFFFFF"/>
        </w:rPr>
        <w:t xml:space="preserve">(Primers used= </w:t>
      </w:r>
      <w:r w:rsidR="00307CC7" w:rsidRPr="00307CC7">
        <w:rPr>
          <w:rFonts w:eastAsia="Times New Roman" w:cs="Times New Roman"/>
          <w:i/>
          <w:color w:val="333333"/>
          <w:shd w:val="clear" w:color="auto" w:fill="FFFFFF"/>
        </w:rPr>
        <w:t>hsp</w:t>
      </w:r>
      <w:r w:rsidR="00307CC7">
        <w:rPr>
          <w:rFonts w:eastAsia="Times New Roman" w:cs="Times New Roman"/>
          <w:color w:val="333333"/>
          <w:shd w:val="clear" w:color="auto" w:fill="FFFFFF"/>
        </w:rPr>
        <w:t xml:space="preserve">40: 541_641, </w:t>
      </w:r>
      <w:r w:rsidR="00307CC7" w:rsidRPr="00307CC7">
        <w:rPr>
          <w:rFonts w:eastAsia="Times New Roman" w:cs="Times New Roman"/>
          <w:i/>
          <w:color w:val="333333"/>
          <w:shd w:val="clear" w:color="auto" w:fill="FFFFFF"/>
        </w:rPr>
        <w:t>hsp</w:t>
      </w:r>
      <w:r w:rsidR="00307CC7">
        <w:rPr>
          <w:rFonts w:eastAsia="Times New Roman" w:cs="Times New Roman"/>
          <w:color w:val="333333"/>
          <w:shd w:val="clear" w:color="auto" w:fill="FFFFFF"/>
        </w:rPr>
        <w:t xml:space="preserve">70: 1468_1592, </w:t>
      </w:r>
      <w:r w:rsidR="00307CC7" w:rsidRPr="00307CC7">
        <w:rPr>
          <w:rFonts w:eastAsia="Times New Roman" w:cs="Times New Roman"/>
          <w:i/>
          <w:color w:val="333333"/>
          <w:shd w:val="clear" w:color="auto" w:fill="FFFFFF"/>
        </w:rPr>
        <w:t>hsp</w:t>
      </w:r>
      <w:r w:rsidR="00307CC7">
        <w:rPr>
          <w:rFonts w:eastAsia="Times New Roman" w:cs="Times New Roman"/>
          <w:color w:val="333333"/>
          <w:shd w:val="clear" w:color="auto" w:fill="FFFFFF"/>
        </w:rPr>
        <w:t>83: 1583_1682</w:t>
      </w:r>
      <w:commentRangeEnd w:id="68"/>
      <w:r w:rsidR="007027E2">
        <w:rPr>
          <w:rStyle w:val="CommentReference"/>
        </w:rPr>
        <w:commentReference w:id="68"/>
      </w:r>
      <w:r w:rsidR="00307CC7">
        <w:rPr>
          <w:rFonts w:eastAsia="Times New Roman" w:cs="Times New Roman"/>
          <w:color w:val="333333"/>
          <w:shd w:val="clear" w:color="auto" w:fill="FFFFFF"/>
        </w:rPr>
        <w:t>).</w:t>
      </w:r>
      <w:r w:rsidR="00EF3878">
        <w:rPr>
          <w:rFonts w:eastAsia="Times New Roman" w:cs="Times New Roman"/>
          <w:b/>
          <w:color w:val="333333"/>
          <w:shd w:val="clear" w:color="auto" w:fill="FFFFFF"/>
        </w:rPr>
        <w:t xml:space="preserve"> </w:t>
      </w:r>
      <w:r w:rsidR="00094854">
        <w:rPr>
          <w:rFonts w:eastAsia="Times New Roman" w:cs="Times New Roman"/>
          <w:color w:val="333333"/>
          <w:shd w:val="clear" w:color="auto" w:fill="FFFFFF"/>
        </w:rPr>
        <w:t xml:space="preserve">HSP </w:t>
      </w:r>
      <w:r w:rsidR="00EF3878">
        <w:rPr>
          <w:rFonts w:eastAsia="Times New Roman" w:cs="Times New Roman"/>
          <w:color w:val="333333"/>
          <w:shd w:val="clear" w:color="auto" w:fill="FFFFFF"/>
        </w:rPr>
        <w:t>quantification</w:t>
      </w:r>
      <w:r w:rsidR="008E6377">
        <w:rPr>
          <w:rFonts w:eastAsia="Times New Roman" w:cs="Times New Roman"/>
          <w:color w:val="333333"/>
          <w:shd w:val="clear" w:color="auto" w:fill="FFFFFF"/>
        </w:rPr>
        <w:t xml:space="preserve"> </w:t>
      </w:r>
      <w:r w:rsidR="00DF0E12">
        <w:rPr>
          <w:rFonts w:eastAsia="Times New Roman" w:cs="Times New Roman"/>
          <w:color w:val="333333"/>
          <w:shd w:val="clear" w:color="auto" w:fill="FFFFFF"/>
        </w:rPr>
        <w:t>began</w:t>
      </w:r>
      <w:r w:rsidR="008E6377">
        <w:rPr>
          <w:rFonts w:eastAsia="Times New Roman" w:cs="Times New Roman"/>
          <w:color w:val="333333"/>
          <w:shd w:val="clear" w:color="auto" w:fill="FFFFFF"/>
        </w:rPr>
        <w:t xml:space="preserve"> </w:t>
      </w:r>
      <w:r w:rsidR="00094854">
        <w:rPr>
          <w:rFonts w:eastAsia="Times New Roman" w:cs="Times New Roman"/>
          <w:color w:val="333333"/>
          <w:shd w:val="clear" w:color="auto" w:fill="FFFFFF"/>
        </w:rPr>
        <w:t xml:space="preserve">by </w:t>
      </w:r>
      <w:r w:rsidR="004F68C3">
        <w:rPr>
          <w:rFonts w:eastAsia="Times New Roman" w:cs="Times New Roman"/>
          <w:color w:val="333333"/>
          <w:shd w:val="clear" w:color="auto" w:fill="FFFFFF"/>
        </w:rPr>
        <w:t>e</w:t>
      </w:r>
      <w:r w:rsidR="009D5B1C">
        <w:rPr>
          <w:rFonts w:eastAsia="Times New Roman" w:cs="Times New Roman"/>
          <w:color w:val="333333"/>
          <w:shd w:val="clear" w:color="auto" w:fill="FFFFFF"/>
        </w:rPr>
        <w:t xml:space="preserve">xtraction </w:t>
      </w:r>
      <w:r w:rsidR="004F68C3">
        <w:rPr>
          <w:rFonts w:eastAsia="Times New Roman" w:cs="Times New Roman"/>
          <w:color w:val="333333"/>
          <w:shd w:val="clear" w:color="auto" w:fill="FFFFFF"/>
        </w:rPr>
        <w:t xml:space="preserve">and purification </w:t>
      </w:r>
      <w:r w:rsidR="009D5B1C">
        <w:rPr>
          <w:rFonts w:eastAsia="Times New Roman" w:cs="Times New Roman"/>
          <w:color w:val="333333"/>
          <w:shd w:val="clear" w:color="auto" w:fill="FFFFFF"/>
        </w:rPr>
        <w:t xml:space="preserve">of </w:t>
      </w:r>
      <w:r w:rsidR="00094854">
        <w:rPr>
          <w:rFonts w:eastAsia="Times New Roman" w:cs="Times New Roman"/>
          <w:color w:val="333333"/>
          <w:shd w:val="clear" w:color="auto" w:fill="FFFFFF"/>
        </w:rPr>
        <w:t>mRNA</w:t>
      </w:r>
      <w:r w:rsidR="00AF1C06">
        <w:rPr>
          <w:rFonts w:eastAsia="Times New Roman" w:cs="Times New Roman"/>
          <w:color w:val="333333"/>
          <w:shd w:val="clear" w:color="auto" w:fill="FFFFFF"/>
        </w:rPr>
        <w:t xml:space="preserve"> from each sample </w:t>
      </w:r>
      <w:r w:rsidR="004F68C3">
        <w:rPr>
          <w:rFonts w:eastAsia="Times New Roman" w:cs="Times New Roman"/>
          <w:color w:val="333333"/>
          <w:shd w:val="clear" w:color="auto" w:fill="FFFFFF"/>
        </w:rPr>
        <w:t>using</w:t>
      </w:r>
      <w:r w:rsidR="009D5B1C">
        <w:rPr>
          <w:rFonts w:eastAsia="Times New Roman" w:cs="Times New Roman"/>
          <w:color w:val="333333"/>
          <w:shd w:val="clear" w:color="auto" w:fill="FFFFFF"/>
        </w:rPr>
        <w:t xml:space="preserve"> </w:t>
      </w:r>
      <w:r w:rsidR="004F68C3">
        <w:rPr>
          <w:rFonts w:eastAsia="Times New Roman" w:cs="Times New Roman"/>
          <w:color w:val="333333"/>
          <w:shd w:val="clear" w:color="auto" w:fill="FFFFFF"/>
        </w:rPr>
        <w:t>the</w:t>
      </w:r>
      <w:r w:rsidR="009D5B1C">
        <w:rPr>
          <w:rFonts w:eastAsia="Times New Roman" w:cs="Times New Roman"/>
          <w:color w:val="333333"/>
          <w:shd w:val="clear" w:color="auto" w:fill="FFFFFF"/>
        </w:rPr>
        <w:t xml:space="preserve"> </w:t>
      </w:r>
      <w:proofErr w:type="spellStart"/>
      <w:r w:rsidR="004F68C3">
        <w:rPr>
          <w:rFonts w:eastAsia="Times New Roman" w:cs="Times New Roman"/>
          <w:color w:val="333333"/>
          <w:shd w:val="clear" w:color="auto" w:fill="FFFFFF"/>
        </w:rPr>
        <w:t>RNeaz</w:t>
      </w:r>
      <w:r w:rsidR="00264B6D">
        <w:rPr>
          <w:rFonts w:eastAsia="Times New Roman" w:cs="Times New Roman"/>
          <w:color w:val="333333"/>
          <w:shd w:val="clear" w:color="auto" w:fill="FFFFFF"/>
        </w:rPr>
        <w:t>y</w:t>
      </w:r>
      <w:proofErr w:type="spellEnd"/>
      <w:r w:rsidR="004F68C3">
        <w:rPr>
          <w:rFonts w:eastAsia="Times New Roman" w:cs="Times New Roman"/>
          <w:color w:val="333333"/>
          <w:shd w:val="clear" w:color="auto" w:fill="FFFFFF"/>
        </w:rPr>
        <w:t xml:space="preserve"> micro</w:t>
      </w:r>
      <w:r w:rsidR="009D5B1C">
        <w:rPr>
          <w:rFonts w:eastAsia="Times New Roman" w:cs="Times New Roman"/>
          <w:color w:val="333333"/>
          <w:shd w:val="clear" w:color="auto" w:fill="FFFFFF"/>
        </w:rPr>
        <w:t xml:space="preserve"> kit (</w:t>
      </w:r>
      <w:r w:rsidR="00934912" w:rsidRPr="006E2B2D">
        <w:rPr>
          <w:rFonts w:ascii="Times New Roman" w:hAnsi="Times New Roman" w:cs="Times New Roman"/>
        </w:rPr>
        <w:t>QIAGEN</w:t>
      </w:r>
      <w:r w:rsidR="00934912">
        <w:rPr>
          <w:rFonts w:ascii="Times New Roman" w:hAnsi="Times New Roman" w:cs="Times New Roman"/>
        </w:rPr>
        <w:t>, USA</w:t>
      </w:r>
      <w:r w:rsidR="009D5B1C">
        <w:rPr>
          <w:rFonts w:eastAsia="Times New Roman" w:cs="Times New Roman"/>
          <w:color w:val="333333"/>
          <w:shd w:val="clear" w:color="auto" w:fill="FFFFFF"/>
        </w:rPr>
        <w:t>).</w:t>
      </w:r>
      <w:r w:rsidR="00264B6D">
        <w:rPr>
          <w:rFonts w:eastAsia="Times New Roman" w:cs="Times New Roman"/>
          <w:color w:val="333333"/>
          <w:shd w:val="clear" w:color="auto" w:fill="FFFFFF"/>
        </w:rPr>
        <w:t xml:space="preserve"> </w:t>
      </w:r>
      <w:r w:rsidR="004F68C3">
        <w:rPr>
          <w:rFonts w:eastAsia="Times New Roman" w:cs="Times New Roman"/>
          <w:color w:val="333333"/>
          <w:shd w:val="clear" w:color="auto" w:fill="FFFFFF"/>
        </w:rPr>
        <w:t xml:space="preserve">Frozen ants were </w:t>
      </w:r>
      <w:r w:rsidR="004F68C3" w:rsidRPr="004F68C3">
        <w:rPr>
          <w:rFonts w:eastAsia="Times New Roman" w:cs="Times New Roman"/>
          <w:color w:val="333333"/>
          <w:shd w:val="clear" w:color="auto" w:fill="FFFFFF"/>
        </w:rPr>
        <w:t>homogenized in a Bullet blender (</w:t>
      </w:r>
      <w:r w:rsidR="004F68C3" w:rsidRPr="004F68C3">
        <w:rPr>
          <w:rFonts w:cs="Times New Roman"/>
        </w:rPr>
        <w:t>Next Advance Inc., USA)</w:t>
      </w:r>
      <w:r w:rsidR="004F68C3" w:rsidRPr="004F68C3">
        <w:rPr>
          <w:rFonts w:eastAsia="Times New Roman" w:cs="Times New Roman"/>
          <w:color w:val="333333"/>
          <w:shd w:val="clear" w:color="auto" w:fill="FFFFFF"/>
        </w:rPr>
        <w:t xml:space="preserve"> for two minuets at top speed (10) in </w:t>
      </w:r>
      <w:r w:rsidR="004F68C3" w:rsidRPr="004F68C3">
        <w:rPr>
          <w:rFonts w:cs="Times New Roman"/>
        </w:rPr>
        <w:t>1.4mm zirconium silicate grinding beads (</w:t>
      </w:r>
      <w:proofErr w:type="spellStart"/>
      <w:r w:rsidR="004F68C3" w:rsidRPr="004F68C3">
        <w:rPr>
          <w:rFonts w:cs="Times New Roman"/>
        </w:rPr>
        <w:t>Quackenbush</w:t>
      </w:r>
      <w:proofErr w:type="spellEnd"/>
      <w:r w:rsidR="004F68C3" w:rsidRPr="004F68C3">
        <w:rPr>
          <w:rFonts w:cs="Times New Roman"/>
        </w:rPr>
        <w:t xml:space="preserve"> Co., Inc., USA) and 5</w:t>
      </w:r>
      <w:commentRangeStart w:id="69"/>
      <w:r w:rsidR="004F68C3" w:rsidRPr="004F68C3">
        <w:rPr>
          <w:rFonts w:cs="Times New Roman"/>
        </w:rPr>
        <w:t xml:space="preserve">00 </w:t>
      </w:r>
      <w:proofErr w:type="spellStart"/>
      <w:r w:rsidR="004F68C3" w:rsidRPr="004F68C3">
        <w:rPr>
          <w:rFonts w:cs="Times New Roman"/>
        </w:rPr>
        <w:t>uL</w:t>
      </w:r>
      <w:proofErr w:type="spellEnd"/>
      <w:r w:rsidR="004F68C3" w:rsidRPr="004F68C3">
        <w:rPr>
          <w:rFonts w:cs="Times New Roman"/>
        </w:rPr>
        <w:t xml:space="preserve"> of RNAzol buffer (Molecular Research Center, Inc., USA).</w:t>
      </w:r>
      <w:r w:rsidR="004F68C3">
        <w:rPr>
          <w:rFonts w:ascii="Times New Roman" w:hAnsi="Times New Roman" w:cs="Times New Roman"/>
        </w:rPr>
        <w:t xml:space="preserve"> </w:t>
      </w:r>
      <w:commentRangeEnd w:id="69"/>
      <w:r w:rsidR="007027E2">
        <w:rPr>
          <w:rStyle w:val="CommentReference"/>
        </w:rPr>
        <w:commentReference w:id="69"/>
      </w:r>
      <w:r w:rsidR="004F68C3" w:rsidRPr="004F68C3">
        <w:rPr>
          <w:rFonts w:cs="Times New Roman"/>
        </w:rPr>
        <w:t>Following the m</w:t>
      </w:r>
      <w:r w:rsidR="004F68C3">
        <w:rPr>
          <w:rFonts w:cs="Times New Roman"/>
        </w:rPr>
        <w:t>anufacturer’s instructions</w:t>
      </w:r>
      <w:r w:rsidR="004F68C3" w:rsidRPr="004F68C3">
        <w:rPr>
          <w:rFonts w:cs="Times New Roman"/>
        </w:rPr>
        <w:t xml:space="preserve">, RNA samples </w:t>
      </w:r>
      <w:commentRangeStart w:id="70"/>
      <w:r w:rsidR="004F68C3" w:rsidRPr="004F68C3">
        <w:rPr>
          <w:rFonts w:cs="Times New Roman"/>
        </w:rPr>
        <w:t xml:space="preserve">were resuspended in 100 </w:t>
      </w:r>
      <w:proofErr w:type="spellStart"/>
      <w:r w:rsidR="004F68C3" w:rsidRPr="004F68C3">
        <w:rPr>
          <w:rFonts w:cs="Times New Roman"/>
        </w:rPr>
        <w:t>uL</w:t>
      </w:r>
      <w:proofErr w:type="spellEnd"/>
      <w:r w:rsidR="004F68C3" w:rsidRPr="004F68C3">
        <w:rPr>
          <w:rFonts w:cs="Times New Roman"/>
        </w:rPr>
        <w:t xml:space="preserve"> of water</w:t>
      </w:r>
      <w:commentRangeEnd w:id="70"/>
      <w:r w:rsidR="007027E2">
        <w:rPr>
          <w:rStyle w:val="CommentReference"/>
        </w:rPr>
        <w:commentReference w:id="70"/>
      </w:r>
      <w:r w:rsidR="004F68C3" w:rsidRPr="004F68C3">
        <w:rPr>
          <w:rFonts w:cs="Times New Roman"/>
        </w:rPr>
        <w:t xml:space="preserve"> and</w:t>
      </w:r>
      <w:r w:rsidR="004F68C3">
        <w:rPr>
          <w:rFonts w:cs="Times New Roman"/>
        </w:rPr>
        <w:t xml:space="preserve"> purified using the </w:t>
      </w:r>
      <w:proofErr w:type="spellStart"/>
      <w:r w:rsidR="004F68C3">
        <w:rPr>
          <w:rFonts w:cs="Times New Roman"/>
        </w:rPr>
        <w:t>RNeaz</w:t>
      </w:r>
      <w:r w:rsidR="004F68C3" w:rsidRPr="004F68C3">
        <w:rPr>
          <w:rFonts w:cs="Times New Roman"/>
        </w:rPr>
        <w:t>y</w:t>
      </w:r>
      <w:proofErr w:type="spellEnd"/>
      <w:r w:rsidR="004F68C3" w:rsidRPr="004F68C3">
        <w:rPr>
          <w:rFonts w:cs="Times New Roman"/>
        </w:rPr>
        <w:t xml:space="preserve"> micro kit with </w:t>
      </w:r>
      <w:proofErr w:type="spellStart"/>
      <w:r w:rsidR="004F68C3" w:rsidRPr="004F68C3">
        <w:rPr>
          <w:rFonts w:cs="Times New Roman"/>
        </w:rPr>
        <w:t>DNAse</w:t>
      </w:r>
      <w:proofErr w:type="spellEnd"/>
      <w:r w:rsidR="004F68C3" w:rsidRPr="004F68C3">
        <w:rPr>
          <w:rFonts w:cs="Times New Roman"/>
        </w:rPr>
        <w:t xml:space="preserve"> I (</w:t>
      </w:r>
      <w:r w:rsidR="004F68C3">
        <w:rPr>
          <w:rFonts w:cs="Times New Roman"/>
        </w:rPr>
        <w:t>QIAGEN</w:t>
      </w:r>
      <w:r w:rsidR="004F68C3" w:rsidRPr="004F68C3">
        <w:rPr>
          <w:rFonts w:cs="Times New Roman"/>
        </w:rPr>
        <w:t xml:space="preserve">, USA) treatment to remove </w:t>
      </w:r>
      <w:r w:rsidR="004F68C3">
        <w:rPr>
          <w:rFonts w:cs="Times New Roman"/>
        </w:rPr>
        <w:t>any</w:t>
      </w:r>
      <w:r w:rsidR="004F68C3" w:rsidRPr="004F68C3">
        <w:rPr>
          <w:rFonts w:cs="Times New Roman"/>
        </w:rPr>
        <w:t xml:space="preserve"> DNA contamination</w:t>
      </w:r>
      <w:r w:rsidR="004F68C3">
        <w:rPr>
          <w:rFonts w:cs="Times New Roman"/>
        </w:rPr>
        <w:t>.</w:t>
      </w:r>
      <w:commentRangeStart w:id="71"/>
      <w:r w:rsidR="004F68C3">
        <w:rPr>
          <w:rFonts w:cs="Times New Roman"/>
        </w:rPr>
        <w:t xml:space="preserve"> </w:t>
      </w:r>
      <w:r w:rsidR="00BD3807" w:rsidRPr="004F68C3">
        <w:rPr>
          <w:rFonts w:eastAsia="Times New Roman" w:cs="Times New Roman"/>
          <w:color w:val="333333"/>
          <w:shd w:val="clear" w:color="auto" w:fill="FFFFFF"/>
        </w:rPr>
        <w:t xml:space="preserve">RNA </w:t>
      </w:r>
      <w:r w:rsidR="004F68C3">
        <w:rPr>
          <w:rFonts w:eastAsia="Times New Roman" w:cs="Times New Roman"/>
          <w:color w:val="333333"/>
          <w:shd w:val="clear" w:color="auto" w:fill="FFFFFF"/>
        </w:rPr>
        <w:t xml:space="preserve">concentration was verified using </w:t>
      </w:r>
      <w:proofErr w:type="spellStart"/>
      <w:r w:rsidR="0056410A" w:rsidRPr="0056410A">
        <w:rPr>
          <w:rFonts w:eastAsia="Times New Roman" w:cs="Times New Roman"/>
          <w:color w:val="333333"/>
          <w:shd w:val="clear" w:color="auto" w:fill="FFFFFF"/>
        </w:rPr>
        <w:t>Qubit</w:t>
      </w:r>
      <w:proofErr w:type="spellEnd"/>
      <w:r w:rsidR="0056410A" w:rsidRPr="0056410A">
        <w:rPr>
          <w:rFonts w:eastAsia="Times New Roman" w:cs="Times New Roman"/>
          <w:color w:val="333333"/>
          <w:shd w:val="clear" w:color="auto" w:fill="FFFFFF"/>
        </w:rPr>
        <w:t xml:space="preserve"> </w:t>
      </w:r>
      <w:proofErr w:type="spellStart"/>
      <w:r w:rsidR="0056410A" w:rsidRPr="0056410A">
        <w:rPr>
          <w:rFonts w:eastAsia="Times New Roman" w:cs="Times New Roman"/>
          <w:color w:val="333333"/>
          <w:shd w:val="clear" w:color="auto" w:fill="FFFFFF"/>
        </w:rPr>
        <w:t>Fluorometric</w:t>
      </w:r>
      <w:proofErr w:type="spellEnd"/>
      <w:r w:rsidR="0056410A" w:rsidRPr="0056410A">
        <w:rPr>
          <w:rFonts w:eastAsia="Times New Roman" w:cs="Times New Roman"/>
          <w:color w:val="333333"/>
          <w:shd w:val="clear" w:color="auto" w:fill="FFFFFF"/>
        </w:rPr>
        <w:t xml:space="preserve"> Quantitation</w:t>
      </w:r>
      <w:r w:rsidR="0056410A">
        <w:rPr>
          <w:rFonts w:eastAsia="Times New Roman" w:cs="Times New Roman"/>
          <w:color w:val="333333"/>
          <w:shd w:val="clear" w:color="auto" w:fill="FFFFFF"/>
        </w:rPr>
        <w:t xml:space="preserve"> (Invitrogen, USA) and </w:t>
      </w:r>
      <w:r w:rsidR="00BD3807" w:rsidRPr="004F68C3">
        <w:rPr>
          <w:rFonts w:eastAsia="Times New Roman" w:cs="Times New Roman"/>
          <w:color w:val="333333"/>
          <w:shd w:val="clear" w:color="auto" w:fill="FFFFFF"/>
        </w:rPr>
        <w:t>samples</w:t>
      </w:r>
      <w:r w:rsidR="007C2CCB" w:rsidRPr="004F68C3">
        <w:rPr>
          <w:rFonts w:eastAsia="Times New Roman" w:cs="Times New Roman"/>
          <w:color w:val="333333"/>
          <w:shd w:val="clear" w:color="auto" w:fill="FFFFFF"/>
        </w:rPr>
        <w:t xml:space="preserve"> were converted to </w:t>
      </w:r>
      <w:commentRangeStart w:id="72"/>
      <w:r w:rsidR="007C2CCB" w:rsidRPr="004F68C3">
        <w:rPr>
          <w:rFonts w:eastAsia="Times New Roman" w:cs="Times New Roman"/>
          <w:color w:val="333333"/>
          <w:shd w:val="clear" w:color="auto" w:fill="FFFFFF"/>
        </w:rPr>
        <w:t>50ng</w:t>
      </w:r>
      <w:commentRangeEnd w:id="72"/>
      <w:r w:rsidR="007027E2">
        <w:rPr>
          <w:rStyle w:val="CommentReference"/>
        </w:rPr>
        <w:commentReference w:id="72"/>
      </w:r>
      <w:r w:rsidR="007C2CCB" w:rsidRPr="004F68C3">
        <w:rPr>
          <w:rFonts w:eastAsia="Times New Roman" w:cs="Times New Roman"/>
          <w:color w:val="333333"/>
          <w:shd w:val="clear" w:color="auto" w:fill="FFFFFF"/>
        </w:rPr>
        <w:t xml:space="preserve"> of</w:t>
      </w:r>
      <w:r w:rsidR="00BD3807" w:rsidRPr="004F68C3">
        <w:rPr>
          <w:rFonts w:eastAsia="Times New Roman" w:cs="Times New Roman"/>
          <w:color w:val="333333"/>
          <w:shd w:val="clear" w:color="auto" w:fill="FFFFFF"/>
        </w:rPr>
        <w:t xml:space="preserve"> cDNA</w:t>
      </w:r>
      <w:r w:rsidR="00C727E7" w:rsidRPr="004F68C3">
        <w:rPr>
          <w:rFonts w:eastAsia="Times New Roman" w:cs="Times New Roman"/>
          <w:color w:val="333333"/>
          <w:shd w:val="clear" w:color="auto" w:fill="FFFFFF"/>
        </w:rPr>
        <w:t xml:space="preserve"> </w:t>
      </w:r>
      <w:r w:rsidR="005B3728">
        <w:rPr>
          <w:rFonts w:eastAsia="Times New Roman" w:cs="Times New Roman"/>
          <w:color w:val="333333"/>
          <w:shd w:val="clear" w:color="auto" w:fill="FFFFFF"/>
        </w:rPr>
        <w:t xml:space="preserve">following </w:t>
      </w:r>
      <w:r w:rsidR="007C2CCB" w:rsidRPr="004F68C3">
        <w:rPr>
          <w:rFonts w:eastAsia="Times New Roman" w:cs="Times New Roman"/>
          <w:color w:val="333333"/>
          <w:shd w:val="clear" w:color="auto" w:fill="FFFFFF"/>
        </w:rPr>
        <w:t xml:space="preserve">instructions from the </w:t>
      </w:r>
      <w:r w:rsidR="001445DD" w:rsidRPr="004F68C3">
        <w:rPr>
          <w:rFonts w:eastAsia="Times New Roman" w:cs="Times New Roman"/>
          <w:color w:val="333333"/>
          <w:shd w:val="clear" w:color="auto" w:fill="FFFFFF"/>
        </w:rPr>
        <w:t>(</w:t>
      </w:r>
      <w:r w:rsidR="005B3728">
        <w:rPr>
          <w:rFonts w:eastAsia="Times New Roman" w:cs="Times New Roman"/>
          <w:color w:val="3366FF"/>
          <w:shd w:val="clear" w:color="auto" w:fill="FFFFFF"/>
        </w:rPr>
        <w:t xml:space="preserve">find out name </w:t>
      </w:r>
      <w:r w:rsidR="007C2CCB" w:rsidRPr="004F68C3">
        <w:rPr>
          <w:rFonts w:eastAsia="Times New Roman" w:cs="Times New Roman"/>
          <w:color w:val="3366FF"/>
          <w:shd w:val="clear" w:color="auto" w:fill="FFFFFF"/>
        </w:rPr>
        <w:t>kit</w:t>
      </w:r>
      <w:r w:rsidR="005B3728">
        <w:rPr>
          <w:rFonts w:eastAsia="Times New Roman" w:cs="Times New Roman"/>
          <w:color w:val="3366FF"/>
          <w:shd w:val="clear" w:color="auto" w:fill="FFFFFF"/>
        </w:rPr>
        <w:t>)</w:t>
      </w:r>
      <w:r w:rsidR="007C2CCB" w:rsidRPr="004F68C3">
        <w:rPr>
          <w:rFonts w:eastAsia="Times New Roman" w:cs="Times New Roman"/>
          <w:color w:val="333333"/>
          <w:shd w:val="clear" w:color="auto" w:fill="FFFFFF"/>
        </w:rPr>
        <w:t xml:space="preserve">. </w:t>
      </w:r>
      <w:commentRangeEnd w:id="71"/>
      <w:r w:rsidR="007027E2">
        <w:rPr>
          <w:rStyle w:val="CommentReference"/>
        </w:rPr>
        <w:commentReference w:id="71"/>
      </w:r>
      <w:r w:rsidR="007C2CCB" w:rsidRPr="004F68C3">
        <w:rPr>
          <w:rFonts w:eastAsia="Times New Roman" w:cs="Times New Roman"/>
          <w:color w:val="333333"/>
          <w:shd w:val="clear" w:color="auto" w:fill="FFFFFF"/>
        </w:rPr>
        <w:t>Q</w:t>
      </w:r>
      <w:r w:rsidR="00C727E7" w:rsidRPr="004F68C3">
        <w:rPr>
          <w:rFonts w:eastAsia="Times New Roman" w:cs="Times New Roman"/>
          <w:color w:val="333333"/>
          <w:shd w:val="clear" w:color="auto" w:fill="FFFFFF"/>
        </w:rPr>
        <w:t>uantification</w:t>
      </w:r>
      <w:r w:rsidR="00BD3807" w:rsidRPr="004F68C3">
        <w:rPr>
          <w:rFonts w:eastAsia="Times New Roman" w:cs="Times New Roman"/>
          <w:color w:val="333333"/>
          <w:shd w:val="clear" w:color="auto" w:fill="FFFFFF"/>
        </w:rPr>
        <w:t>s</w:t>
      </w:r>
      <w:r w:rsidR="00C727E7" w:rsidRPr="004F68C3">
        <w:rPr>
          <w:rFonts w:eastAsia="Times New Roman" w:cs="Times New Roman"/>
          <w:color w:val="333333"/>
          <w:shd w:val="clear" w:color="auto" w:fill="FFFFFF"/>
        </w:rPr>
        <w:t xml:space="preserve"> of the HSP DNA seg</w:t>
      </w:r>
      <w:r w:rsidR="00BD3807" w:rsidRPr="004F68C3">
        <w:rPr>
          <w:rFonts w:eastAsia="Times New Roman" w:cs="Times New Roman"/>
          <w:color w:val="333333"/>
          <w:shd w:val="clear" w:color="auto" w:fill="FFFFFF"/>
        </w:rPr>
        <w:t>ments were</w:t>
      </w:r>
      <w:r w:rsidR="001445DD" w:rsidRPr="004F68C3">
        <w:rPr>
          <w:rFonts w:eastAsia="Times New Roman" w:cs="Times New Roman"/>
          <w:color w:val="333333"/>
          <w:shd w:val="clear" w:color="auto" w:fill="FFFFFF"/>
        </w:rPr>
        <w:t xml:space="preserve"> obtained </w:t>
      </w:r>
      <w:r w:rsidR="005B3728">
        <w:rPr>
          <w:rFonts w:eastAsia="Times New Roman" w:cs="Times New Roman"/>
          <w:color w:val="333333"/>
          <w:shd w:val="clear" w:color="auto" w:fill="FFFFFF"/>
        </w:rPr>
        <w:t>through</w:t>
      </w:r>
      <w:r w:rsidR="005B3728" w:rsidRPr="005B3728">
        <w:rPr>
          <w:rFonts w:eastAsia="Times New Roman" w:cs="Times New Roman"/>
          <w:color w:val="333333"/>
          <w:shd w:val="clear" w:color="auto" w:fill="FFFFFF"/>
        </w:rPr>
        <w:t xml:space="preserve"> </w:t>
      </w:r>
      <w:r w:rsidR="005B3728">
        <w:rPr>
          <w:rFonts w:eastAsia="Times New Roman" w:cs="Times New Roman"/>
          <w:color w:val="333333"/>
          <w:shd w:val="clear" w:color="auto" w:fill="FFFFFF"/>
        </w:rPr>
        <w:t xml:space="preserve">quantitative polymerase chain reaction (qPCR) using </w:t>
      </w:r>
      <w:r w:rsidR="005B3728" w:rsidRPr="005B3728">
        <w:rPr>
          <w:rFonts w:eastAsia="Times New Roman" w:cs="Times New Roman"/>
          <w:color w:val="333333"/>
          <w:shd w:val="clear" w:color="auto" w:fill="FFFFFF"/>
        </w:rPr>
        <w:t xml:space="preserve">ABI </w:t>
      </w:r>
      <w:proofErr w:type="spellStart"/>
      <w:r w:rsidR="005B3728" w:rsidRPr="005B3728">
        <w:rPr>
          <w:rFonts w:eastAsia="Times New Roman" w:cs="Times New Roman"/>
          <w:color w:val="333333"/>
          <w:shd w:val="clear" w:color="auto" w:fill="FFFFFF"/>
        </w:rPr>
        <w:t>StepOnePlus</w:t>
      </w:r>
      <w:proofErr w:type="spellEnd"/>
      <w:r w:rsidR="005B3728" w:rsidRPr="005B3728">
        <w:rPr>
          <w:rFonts w:eastAsia="Times New Roman" w:cs="Times New Roman"/>
          <w:color w:val="333333"/>
          <w:shd w:val="clear" w:color="auto" w:fill="FFFFFF"/>
        </w:rPr>
        <w:t xml:space="preserve"> Real-Time PCR system. </w:t>
      </w:r>
      <w:r w:rsidR="00B11F84">
        <w:rPr>
          <w:rFonts w:eastAsia="Times New Roman" w:cs="Times New Roman"/>
          <w:color w:val="333333"/>
          <w:shd w:val="clear" w:color="auto" w:fill="FFFFFF"/>
        </w:rPr>
        <w:t xml:space="preserve">Reactions took place in 10 </w:t>
      </w:r>
      <w:proofErr w:type="spellStart"/>
      <w:r w:rsidR="00B11F84">
        <w:rPr>
          <w:rFonts w:eastAsia="Times New Roman" w:cs="Times New Roman"/>
          <w:color w:val="333333"/>
          <w:shd w:val="clear" w:color="auto" w:fill="FFFFFF"/>
        </w:rPr>
        <w:t>uL</w:t>
      </w:r>
      <w:proofErr w:type="spellEnd"/>
      <w:r w:rsidR="005B3728">
        <w:rPr>
          <w:rFonts w:eastAsia="Times New Roman" w:cs="Times New Roman"/>
          <w:color w:val="333333"/>
          <w:shd w:val="clear" w:color="auto" w:fill="FFFFFF"/>
        </w:rPr>
        <w:t xml:space="preserve"> volume with </w:t>
      </w:r>
      <w:r w:rsidR="005B3728" w:rsidRPr="004F68C3">
        <w:rPr>
          <w:rFonts w:eastAsia="Times New Roman" w:cs="Times New Roman"/>
          <w:color w:val="333333"/>
          <w:shd w:val="clear" w:color="auto" w:fill="FFFFFF"/>
        </w:rPr>
        <w:t>1ng of cDNA</w:t>
      </w:r>
      <w:r w:rsidR="007C2CCB">
        <w:rPr>
          <w:rFonts w:eastAsia="Times New Roman" w:cs="Times New Roman"/>
          <w:color w:val="333333"/>
          <w:shd w:val="clear" w:color="auto" w:fill="FFFFFF"/>
        </w:rPr>
        <w:t>,</w:t>
      </w:r>
      <w:r w:rsidR="00EF3878">
        <w:rPr>
          <w:rFonts w:eastAsia="Times New Roman" w:cs="Times New Roman"/>
          <w:color w:val="333333"/>
          <w:shd w:val="clear" w:color="auto" w:fill="FFFFFF"/>
        </w:rPr>
        <w:t xml:space="preserve"> </w:t>
      </w:r>
      <w:r w:rsidR="00B11F84" w:rsidRPr="00B11F84">
        <w:rPr>
          <w:rFonts w:eastAsia="Times New Roman" w:cs="Times New Roman"/>
          <w:color w:val="3366FF"/>
          <w:shd w:val="clear" w:color="auto" w:fill="FFFFFF"/>
        </w:rPr>
        <w:t>250</w:t>
      </w:r>
      <w:r w:rsidR="005B3728" w:rsidRPr="00B11F84">
        <w:rPr>
          <w:rFonts w:eastAsia="Times New Roman" w:cs="Times New Roman"/>
          <w:color w:val="3366FF"/>
          <w:shd w:val="clear" w:color="auto" w:fill="FFFFFF"/>
        </w:rPr>
        <w:t xml:space="preserve"> </w:t>
      </w:r>
      <w:proofErr w:type="spellStart"/>
      <w:r w:rsidR="005B3728" w:rsidRPr="00B11F84">
        <w:rPr>
          <w:rFonts w:eastAsia="Times New Roman" w:cs="Times New Roman"/>
          <w:color w:val="3366FF"/>
          <w:shd w:val="clear" w:color="auto" w:fill="FFFFFF"/>
        </w:rPr>
        <w:t>nM</w:t>
      </w:r>
      <w:proofErr w:type="spellEnd"/>
      <w:r w:rsidR="00B11F84">
        <w:rPr>
          <w:rFonts w:eastAsia="Times New Roman" w:cs="Times New Roman"/>
          <w:color w:val="333333"/>
          <w:shd w:val="clear" w:color="auto" w:fill="FFFFFF"/>
        </w:rPr>
        <w:t xml:space="preserve"> total primer, and 5</w:t>
      </w:r>
      <w:r w:rsidR="005B3728" w:rsidRPr="005B3728">
        <w:rPr>
          <w:rFonts w:eastAsia="Times New Roman" w:cs="Times New Roman"/>
          <w:color w:val="333333"/>
          <w:shd w:val="clear" w:color="auto" w:fill="FFFFFF"/>
        </w:rPr>
        <w:t xml:space="preserve"> </w:t>
      </w:r>
      <w:proofErr w:type="spellStart"/>
      <w:r w:rsidR="00B11F84">
        <w:rPr>
          <w:rFonts w:eastAsia="Times New Roman" w:cs="Times New Roman"/>
          <w:color w:val="333333"/>
          <w:shd w:val="clear" w:color="auto" w:fill="FFFFFF"/>
        </w:rPr>
        <w:t>μL</w:t>
      </w:r>
      <w:proofErr w:type="spellEnd"/>
      <w:r w:rsidR="005B3728" w:rsidRPr="005B3728" w:rsidDel="000D5A8C">
        <w:rPr>
          <w:rFonts w:eastAsia="Times New Roman" w:cs="Times New Roman"/>
          <w:color w:val="333333"/>
          <w:shd w:val="clear" w:color="auto" w:fill="FFFFFF"/>
        </w:rPr>
        <w:t xml:space="preserve"> </w:t>
      </w:r>
      <w:r w:rsidR="005B3728" w:rsidRPr="005B3728">
        <w:rPr>
          <w:rFonts w:eastAsia="Times New Roman" w:cs="Times New Roman"/>
          <w:color w:val="333333"/>
          <w:shd w:val="clear" w:color="auto" w:fill="FFFFFF"/>
        </w:rPr>
        <w:t>of Power SYBR® Green Master Mix (Life Technologies, USA)</w:t>
      </w:r>
      <w:r w:rsidR="00B11F84">
        <w:rPr>
          <w:rFonts w:eastAsia="Times New Roman" w:cs="Times New Roman"/>
          <w:color w:val="333333"/>
          <w:shd w:val="clear" w:color="auto" w:fill="FFFFFF"/>
        </w:rPr>
        <w:t>. Cycling conditions began at</w:t>
      </w:r>
      <w:r w:rsidR="00B11F84" w:rsidRPr="00B11F84">
        <w:rPr>
          <w:rFonts w:eastAsia="Times New Roman" w:cs="Times New Roman"/>
          <w:color w:val="333333"/>
          <w:shd w:val="clear" w:color="auto" w:fill="FFFFFF"/>
        </w:rPr>
        <w:t xml:space="preserve"> an initial 95</w:t>
      </w:r>
      <w:r w:rsidR="00B11F84" w:rsidRPr="00B11F84">
        <w:rPr>
          <w:rFonts w:eastAsia="Times New Roman" w:cs="Times New Roman"/>
          <w:b/>
          <w:color w:val="333333"/>
          <w:shd w:val="clear" w:color="auto" w:fill="FFFFFF"/>
        </w:rPr>
        <w:t>°</w:t>
      </w:r>
      <w:r w:rsidR="00B11F84" w:rsidRPr="00B11F84">
        <w:rPr>
          <w:rFonts w:eastAsia="Times New Roman" w:cs="Times New Roman"/>
          <w:color w:val="333333"/>
          <w:shd w:val="clear" w:color="auto" w:fill="FFFFFF"/>
        </w:rPr>
        <w:t xml:space="preserve">C incubation for 2 min </w:t>
      </w:r>
      <w:r w:rsidR="00B11F84">
        <w:rPr>
          <w:rFonts w:eastAsia="Times New Roman" w:cs="Times New Roman"/>
          <w:color w:val="333333"/>
          <w:shd w:val="clear" w:color="auto" w:fill="FFFFFF"/>
        </w:rPr>
        <w:t>followed by</w:t>
      </w:r>
      <w:r w:rsidR="00B11F84" w:rsidRPr="00B11F84">
        <w:rPr>
          <w:rFonts w:eastAsia="Times New Roman" w:cs="Times New Roman"/>
          <w:color w:val="333333"/>
          <w:shd w:val="clear" w:color="auto" w:fill="FFFFFF"/>
        </w:rPr>
        <w:t xml:space="preserve"> 40 cycles of 95</w:t>
      </w:r>
      <w:r w:rsidR="00B11F84" w:rsidRPr="00B11F84">
        <w:rPr>
          <w:rFonts w:eastAsia="Times New Roman" w:cs="Times New Roman"/>
          <w:b/>
          <w:color w:val="333333"/>
          <w:shd w:val="clear" w:color="auto" w:fill="FFFFFF"/>
        </w:rPr>
        <w:t>°</w:t>
      </w:r>
      <w:r w:rsidR="00B11F84" w:rsidRPr="00B11F84">
        <w:rPr>
          <w:rFonts w:eastAsia="Times New Roman" w:cs="Times New Roman"/>
          <w:color w:val="333333"/>
          <w:shd w:val="clear" w:color="auto" w:fill="FFFFFF"/>
        </w:rPr>
        <w:t>C for 15 s</w:t>
      </w:r>
      <w:r w:rsidR="00B11F84">
        <w:rPr>
          <w:rFonts w:eastAsia="Times New Roman" w:cs="Times New Roman"/>
          <w:color w:val="333333"/>
          <w:shd w:val="clear" w:color="auto" w:fill="FFFFFF"/>
        </w:rPr>
        <w:t>econds</w:t>
      </w:r>
      <w:r w:rsidR="00B11F84" w:rsidRPr="00B11F84">
        <w:rPr>
          <w:rFonts w:eastAsia="Times New Roman" w:cs="Times New Roman"/>
          <w:color w:val="333333"/>
          <w:shd w:val="clear" w:color="auto" w:fill="FFFFFF"/>
        </w:rPr>
        <w:t xml:space="preserve">, </w:t>
      </w:r>
      <w:commentRangeStart w:id="73"/>
      <w:r w:rsidR="00B11F84" w:rsidRPr="00B11F84">
        <w:rPr>
          <w:rFonts w:eastAsia="Times New Roman" w:cs="Times New Roman"/>
          <w:color w:val="333333"/>
          <w:shd w:val="clear" w:color="auto" w:fill="FFFFFF"/>
        </w:rPr>
        <w:t xml:space="preserve">with </w:t>
      </w:r>
      <w:r w:rsidR="00B11F84">
        <w:rPr>
          <w:rFonts w:eastAsia="Times New Roman" w:cs="Times New Roman"/>
          <w:color w:val="333333"/>
          <w:shd w:val="clear" w:color="auto" w:fill="FFFFFF"/>
        </w:rPr>
        <w:t>60</w:t>
      </w:r>
      <w:r w:rsidR="00B11F84" w:rsidRPr="00B11F84">
        <w:rPr>
          <w:rFonts w:eastAsia="Times New Roman" w:cs="Times New Roman"/>
          <w:b/>
          <w:color w:val="333333"/>
          <w:shd w:val="clear" w:color="auto" w:fill="FFFFFF"/>
        </w:rPr>
        <w:t>°</w:t>
      </w:r>
      <w:r w:rsidR="00B11F84" w:rsidRPr="00B11F84">
        <w:rPr>
          <w:rFonts w:eastAsia="Times New Roman" w:cs="Times New Roman"/>
          <w:color w:val="333333"/>
          <w:shd w:val="clear" w:color="auto" w:fill="FFFFFF"/>
        </w:rPr>
        <w:t>C annealing and extension for 60 s</w:t>
      </w:r>
      <w:r w:rsidR="00B11F84">
        <w:rPr>
          <w:rFonts w:eastAsia="Times New Roman" w:cs="Times New Roman"/>
          <w:color w:val="333333"/>
          <w:shd w:val="clear" w:color="auto" w:fill="FFFFFF"/>
        </w:rPr>
        <w:t>econds</w:t>
      </w:r>
      <w:r w:rsidR="00B11F84" w:rsidRPr="00B11F84">
        <w:rPr>
          <w:rFonts w:eastAsia="Times New Roman" w:cs="Times New Roman"/>
          <w:color w:val="333333"/>
          <w:shd w:val="clear" w:color="auto" w:fill="FFFFFF"/>
        </w:rPr>
        <w:t xml:space="preserve">. </w:t>
      </w:r>
      <w:commentRangeEnd w:id="73"/>
      <w:r w:rsidR="007027E2">
        <w:rPr>
          <w:rStyle w:val="CommentReference"/>
        </w:rPr>
        <w:commentReference w:id="73"/>
      </w:r>
      <w:r w:rsidR="00B11F84">
        <w:rPr>
          <w:rFonts w:eastAsia="Times New Roman" w:cs="Times New Roman"/>
          <w:color w:val="333333"/>
          <w:shd w:val="clear" w:color="auto" w:fill="FFFFFF"/>
        </w:rPr>
        <w:t>M</w:t>
      </w:r>
      <w:r w:rsidR="00B11F84" w:rsidRPr="00B11F84">
        <w:rPr>
          <w:rFonts w:eastAsia="Times New Roman" w:cs="Times New Roman"/>
          <w:color w:val="333333"/>
          <w:shd w:val="clear" w:color="auto" w:fill="FFFFFF"/>
        </w:rPr>
        <w:t xml:space="preserve">elt curve analyses </w:t>
      </w:r>
      <w:r w:rsidR="00B11F84">
        <w:rPr>
          <w:rFonts w:eastAsia="Times New Roman" w:cs="Times New Roman"/>
          <w:color w:val="333333"/>
          <w:shd w:val="clear" w:color="auto" w:fill="FFFFFF"/>
        </w:rPr>
        <w:t>following amplification validated</w:t>
      </w:r>
      <w:r w:rsidR="00B11F84" w:rsidRPr="00B11F84">
        <w:rPr>
          <w:rFonts w:eastAsia="Times New Roman" w:cs="Times New Roman"/>
          <w:color w:val="333333"/>
          <w:shd w:val="clear" w:color="auto" w:fill="FFFFFF"/>
        </w:rPr>
        <w:t xml:space="preserve"> the presence of a single amplicon</w:t>
      </w:r>
      <w:r w:rsidR="00B11F84">
        <w:rPr>
          <w:rFonts w:eastAsia="Times New Roman" w:cs="Times New Roman"/>
          <w:color w:val="333333"/>
          <w:shd w:val="clear" w:color="auto" w:fill="FFFFFF"/>
        </w:rPr>
        <w:t xml:space="preserve"> and any </w:t>
      </w:r>
      <w:commentRangeStart w:id="74"/>
      <w:r w:rsidR="00B11F84">
        <w:rPr>
          <w:rFonts w:eastAsia="Times New Roman" w:cs="Times New Roman"/>
          <w:color w:val="333333"/>
          <w:shd w:val="clear" w:color="auto" w:fill="FFFFFF"/>
        </w:rPr>
        <w:t xml:space="preserve">nonspecific samples </w:t>
      </w:r>
      <w:commentRangeEnd w:id="74"/>
      <w:r w:rsidR="007027E2">
        <w:rPr>
          <w:rStyle w:val="CommentReference"/>
        </w:rPr>
        <w:commentReference w:id="74"/>
      </w:r>
      <w:r w:rsidR="00B11F84">
        <w:rPr>
          <w:rFonts w:eastAsia="Times New Roman" w:cs="Times New Roman"/>
          <w:color w:val="333333"/>
          <w:shd w:val="clear" w:color="auto" w:fill="FFFFFF"/>
        </w:rPr>
        <w:t>were removed</w:t>
      </w:r>
      <w:r w:rsidR="00B11F84" w:rsidRPr="00B11F84">
        <w:rPr>
          <w:rFonts w:eastAsia="Times New Roman" w:cs="Times New Roman"/>
          <w:color w:val="333333"/>
          <w:shd w:val="clear" w:color="auto" w:fill="FFFFFF"/>
        </w:rPr>
        <w:t>.</w:t>
      </w:r>
      <w:r w:rsidR="00B11F84">
        <w:rPr>
          <w:rFonts w:eastAsia="Times New Roman" w:cs="Times New Roman"/>
          <w:color w:val="333333"/>
          <w:shd w:val="clear" w:color="auto" w:fill="FFFFFF"/>
        </w:rPr>
        <w:t xml:space="preserve"> </w:t>
      </w:r>
      <w:r w:rsidR="004C1641">
        <w:rPr>
          <w:rFonts w:eastAsia="Times New Roman" w:cs="Times New Roman"/>
          <w:color w:val="333333"/>
          <w:shd w:val="clear" w:color="auto" w:fill="FFFFFF"/>
        </w:rPr>
        <w:t xml:space="preserve">Given the cycle threshold values via qPCR, relative gene expression fold change was calculated using the </w:t>
      </w:r>
      <w:r w:rsidR="004C1641">
        <w:rPr>
          <w:rFonts w:ascii="Cambria" w:eastAsia="Times New Roman" w:hAnsi="Cambria" w:cs="Times New Roman"/>
          <w:color w:val="333333"/>
          <w:shd w:val="clear" w:color="auto" w:fill="FFFFFF"/>
        </w:rPr>
        <w:t>ΔΔ</w:t>
      </w:r>
      <w:r w:rsidR="004C1641">
        <w:rPr>
          <w:rFonts w:eastAsia="Times New Roman" w:cs="Times New Roman"/>
          <w:color w:val="333333"/>
          <w:shd w:val="clear" w:color="auto" w:fill="FFFFFF"/>
        </w:rPr>
        <w:t xml:space="preserve">CT method relative to the housekeeping gene, </w:t>
      </w:r>
      <w:r w:rsidR="004C1641">
        <w:rPr>
          <w:rFonts w:eastAsia="Times New Roman" w:cs="Times New Roman"/>
          <w:i/>
          <w:color w:val="333333"/>
          <w:shd w:val="clear" w:color="auto" w:fill="FFFFFF"/>
        </w:rPr>
        <w:t>18s rRNA,</w:t>
      </w:r>
      <w:r w:rsidR="004C1641">
        <w:rPr>
          <w:rFonts w:eastAsia="Times New Roman" w:cs="Times New Roman"/>
          <w:color w:val="333333"/>
          <w:shd w:val="clear" w:color="auto" w:fill="FFFFFF"/>
        </w:rPr>
        <w:t xml:space="preserve"> </w:t>
      </w:r>
      <w:commentRangeStart w:id="75"/>
      <w:r w:rsidR="004C1641">
        <w:rPr>
          <w:rFonts w:eastAsia="Times New Roman" w:cs="Times New Roman"/>
          <w:color w:val="333333"/>
          <w:shd w:val="clear" w:color="auto" w:fill="FFFFFF"/>
        </w:rPr>
        <w:t>once 100% primer efficiency was ensured (</w:t>
      </w:r>
      <w:proofErr w:type="spellStart"/>
      <w:r w:rsidR="004C1641">
        <w:t>Livak</w:t>
      </w:r>
      <w:proofErr w:type="spellEnd"/>
      <w:r w:rsidR="004C1641">
        <w:t xml:space="preserve"> &amp; </w:t>
      </w:r>
      <w:proofErr w:type="spellStart"/>
      <w:r w:rsidR="004C1641" w:rsidRPr="00E069EE">
        <w:t>Schmittgen</w:t>
      </w:r>
      <w:proofErr w:type="spellEnd"/>
      <w:r w:rsidR="004C1641">
        <w:t xml:space="preserve"> 2001</w:t>
      </w:r>
      <w:commentRangeEnd w:id="75"/>
      <w:r w:rsidR="007027E2">
        <w:rPr>
          <w:rStyle w:val="CommentReference"/>
        </w:rPr>
        <w:commentReference w:id="75"/>
      </w:r>
      <w:r w:rsidR="004C1641">
        <w:t>)</w:t>
      </w:r>
      <w:r w:rsidR="004C1641">
        <w:rPr>
          <w:rFonts w:eastAsia="Times New Roman" w:cs="Times New Roman"/>
          <w:color w:val="333333"/>
          <w:shd w:val="clear" w:color="auto" w:fill="FFFFFF"/>
        </w:rPr>
        <w:t>.</w:t>
      </w:r>
      <w:r w:rsidR="00B11F84">
        <w:rPr>
          <w:rFonts w:eastAsia="Times New Roman" w:cs="Times New Roman"/>
          <w:color w:val="333333"/>
          <w:shd w:val="clear" w:color="auto" w:fill="FFFFFF"/>
        </w:rPr>
        <w:t xml:space="preserve"> </w:t>
      </w:r>
      <w:r w:rsidR="00BD3807">
        <w:rPr>
          <w:rFonts w:eastAsia="Times New Roman" w:cs="Times New Roman"/>
          <w:color w:val="333333"/>
          <w:shd w:val="clear" w:color="auto" w:fill="FFFFFF"/>
        </w:rPr>
        <w:t xml:space="preserve">(18s </w:t>
      </w:r>
      <w:r w:rsidR="00BD3807" w:rsidRPr="0020753D">
        <w:rPr>
          <w:rFonts w:eastAsia="Times New Roman" w:cs="Times New Roman"/>
          <w:i/>
          <w:color w:val="333333"/>
          <w:shd w:val="clear" w:color="auto" w:fill="FFFFFF"/>
        </w:rPr>
        <w:t>rRNA</w:t>
      </w:r>
      <w:r w:rsidR="00BD3807">
        <w:rPr>
          <w:rFonts w:eastAsia="Times New Roman" w:cs="Times New Roman"/>
          <w:color w:val="333333"/>
          <w:shd w:val="clear" w:color="auto" w:fill="FFFFFF"/>
        </w:rPr>
        <w:t xml:space="preserve"> used for preliminary data, currently testing actin, GAPDH, and EF1B for </w:t>
      </w:r>
      <w:r w:rsidR="004C1641">
        <w:rPr>
          <w:rFonts w:eastAsia="Times New Roman" w:cs="Times New Roman"/>
          <w:color w:val="333333"/>
          <w:shd w:val="clear" w:color="auto" w:fill="FFFFFF"/>
        </w:rPr>
        <w:t xml:space="preserve">stability </w:t>
      </w:r>
      <w:r w:rsidR="00BD3807">
        <w:rPr>
          <w:rFonts w:eastAsia="Times New Roman" w:cs="Times New Roman"/>
          <w:color w:val="333333"/>
          <w:shd w:val="clear" w:color="auto" w:fill="FFFFFF"/>
        </w:rPr>
        <w:t>comparison).</w:t>
      </w:r>
      <w:r w:rsidR="0020753D">
        <w:rPr>
          <w:rFonts w:eastAsia="Times New Roman" w:cs="Times New Roman"/>
          <w:color w:val="333333"/>
          <w:shd w:val="clear" w:color="auto" w:fill="FFFFFF"/>
        </w:rPr>
        <w:t xml:space="preserve"> </w:t>
      </w:r>
      <w:del w:id="76" w:author="Andrew Nguyen" w:date="2015-12-04T11:13:00Z">
        <w:r w:rsidR="00094854" w:rsidDel="007027E2">
          <w:rPr>
            <w:rFonts w:eastAsia="Times New Roman" w:cs="Times New Roman"/>
            <w:color w:val="333333"/>
            <w:shd w:val="clear" w:color="auto" w:fill="FFFFFF"/>
          </w:rPr>
          <w:delText xml:space="preserve">HSP </w:delText>
        </w:r>
        <w:r w:rsidR="00BD3807" w:rsidDel="007027E2">
          <w:rPr>
            <w:rFonts w:eastAsia="Times New Roman" w:cs="Times New Roman"/>
            <w:color w:val="333333"/>
            <w:shd w:val="clear" w:color="auto" w:fill="FFFFFF"/>
          </w:rPr>
          <w:delText xml:space="preserve">expression </w:delText>
        </w:r>
        <w:r w:rsidR="00094854" w:rsidDel="007027E2">
          <w:rPr>
            <w:rFonts w:eastAsia="Times New Roman" w:cs="Times New Roman"/>
            <w:color w:val="333333"/>
            <w:shd w:val="clear" w:color="auto" w:fill="FFFFFF"/>
          </w:rPr>
          <w:delText xml:space="preserve">levels </w:delText>
        </w:r>
        <w:r w:rsidR="00BD3807" w:rsidDel="007027E2">
          <w:rPr>
            <w:rFonts w:eastAsia="Times New Roman" w:cs="Times New Roman"/>
            <w:color w:val="333333"/>
            <w:shd w:val="clear" w:color="auto" w:fill="FFFFFF"/>
          </w:rPr>
          <w:delText>were</w:delText>
        </w:r>
        <w:r w:rsidR="00094854" w:rsidDel="007027E2">
          <w:rPr>
            <w:rFonts w:eastAsia="Times New Roman" w:cs="Times New Roman"/>
            <w:color w:val="333333"/>
            <w:shd w:val="clear" w:color="auto" w:fill="FFFFFF"/>
          </w:rPr>
          <w:delText xml:space="preserve"> compared to </w:delText>
        </w:r>
        <w:r w:rsidR="004C1641" w:rsidDel="007027E2">
          <w:rPr>
            <w:rFonts w:eastAsia="Times New Roman" w:cs="Times New Roman"/>
            <w:color w:val="333333"/>
            <w:shd w:val="clear" w:color="auto" w:fill="FFFFFF"/>
          </w:rPr>
          <w:delText>local ground</w:delText>
        </w:r>
        <w:r w:rsidR="00094854" w:rsidDel="007027E2">
          <w:rPr>
            <w:rFonts w:eastAsia="Times New Roman" w:cs="Times New Roman"/>
            <w:color w:val="333333"/>
            <w:shd w:val="clear" w:color="auto" w:fill="FFFFFF"/>
          </w:rPr>
          <w:delText xml:space="preserve"> temperature </w:delText>
        </w:r>
        <w:r w:rsidR="004C1641" w:rsidDel="007027E2">
          <w:rPr>
            <w:rFonts w:eastAsia="Times New Roman" w:cs="Times New Roman"/>
            <w:color w:val="333333"/>
            <w:shd w:val="clear" w:color="auto" w:fill="FFFFFF"/>
          </w:rPr>
          <w:delText>experienced</w:delText>
        </w:r>
        <w:r w:rsidR="00094854" w:rsidDel="007027E2">
          <w:rPr>
            <w:rFonts w:eastAsia="Times New Roman" w:cs="Times New Roman"/>
            <w:color w:val="333333"/>
            <w:shd w:val="clear" w:color="auto" w:fill="FFFFFF"/>
          </w:rPr>
          <w:delText xml:space="preserve"> at the time of sampling to see if HSPs can serve as a proxy for sub-lethal stress, as well as the extent to which elevated temperature increases stress levels at the two sites.</w:delText>
        </w:r>
      </w:del>
    </w:p>
    <w:p w14:paraId="4DA5BCED" w14:textId="77777777" w:rsidR="00BD3807" w:rsidRDefault="00BD3807" w:rsidP="007027E2">
      <w:pPr>
        <w:spacing w:line="480" w:lineRule="auto"/>
        <w:ind w:firstLine="720"/>
        <w:jc w:val="both"/>
        <w:rPr>
          <w:rFonts w:eastAsia="Times New Roman" w:cs="Times New Roman"/>
          <w:color w:val="333333"/>
          <w:shd w:val="clear" w:color="auto" w:fill="FFFFFF"/>
        </w:rPr>
        <w:pPrChange w:id="77" w:author="Andrew Nguyen" w:date="2015-12-04T11:03:00Z">
          <w:pPr>
            <w:spacing w:line="276" w:lineRule="auto"/>
            <w:ind w:firstLine="720"/>
            <w:jc w:val="both"/>
          </w:pPr>
        </w:pPrChange>
      </w:pPr>
    </w:p>
    <w:p w14:paraId="6A4DA4B0" w14:textId="3FB3F6EA" w:rsidR="00BD3807" w:rsidRDefault="00BD3807" w:rsidP="007027E2">
      <w:pPr>
        <w:spacing w:line="480" w:lineRule="auto"/>
        <w:rPr>
          <w:rFonts w:eastAsia="Times New Roman" w:cs="Times New Roman"/>
          <w:b/>
          <w:color w:val="333333"/>
          <w:shd w:val="clear" w:color="auto" w:fill="FFFFFF"/>
        </w:rPr>
        <w:pPrChange w:id="78" w:author="Andrew Nguyen" w:date="2015-12-04T11:03:00Z">
          <w:pPr>
            <w:spacing w:line="276" w:lineRule="auto"/>
          </w:pPr>
        </w:pPrChange>
      </w:pPr>
      <w:r w:rsidRPr="00BD3807">
        <w:rPr>
          <w:rFonts w:eastAsia="Times New Roman" w:cs="Times New Roman"/>
          <w:b/>
          <w:color w:val="333333"/>
          <w:shd w:val="clear" w:color="auto" w:fill="FFFFFF"/>
        </w:rPr>
        <w:t xml:space="preserve">Statistical Analysis </w:t>
      </w:r>
    </w:p>
    <w:p w14:paraId="1C90D873" w14:textId="7206DB46" w:rsidR="003A771E" w:rsidRDefault="00BD3807" w:rsidP="007027E2">
      <w:pPr>
        <w:spacing w:line="480" w:lineRule="auto"/>
        <w:rPr>
          <w:rFonts w:eastAsia="Times New Roman" w:cs="Times New Roman"/>
          <w:color w:val="333333"/>
          <w:shd w:val="clear" w:color="auto" w:fill="FFFFFF"/>
        </w:rPr>
        <w:pPrChange w:id="79" w:author="Andrew Nguyen" w:date="2015-12-04T11:03:00Z">
          <w:pPr>
            <w:spacing w:line="276" w:lineRule="auto"/>
          </w:pPr>
        </w:pPrChange>
      </w:pPr>
      <w:r>
        <w:rPr>
          <w:rFonts w:eastAsia="Times New Roman" w:cs="Times New Roman"/>
          <w:b/>
          <w:color w:val="333333"/>
          <w:shd w:val="clear" w:color="auto" w:fill="FFFFFF"/>
        </w:rPr>
        <w:tab/>
      </w:r>
      <w:ins w:id="80" w:author="Andrew Nguyen" w:date="2015-12-04T11:13:00Z">
        <w:r w:rsidR="007027E2">
          <w:rPr>
            <w:rFonts w:eastAsia="Times New Roman" w:cs="Times New Roman"/>
            <w:b/>
            <w:color w:val="333333"/>
            <w:shd w:val="clear" w:color="auto" w:fill="FFFFFF"/>
          </w:rPr>
          <w:t xml:space="preserve">We tested the effect of x y z on A with a stat test. </w:t>
        </w:r>
      </w:ins>
      <w:del w:id="81" w:author="Andrew Nguyen" w:date="2015-12-04T11:13:00Z">
        <w:r w:rsidR="0020753D" w:rsidDel="007027E2">
          <w:rPr>
            <w:rFonts w:eastAsia="Times New Roman" w:cs="Times New Roman"/>
            <w:color w:val="333333"/>
            <w:shd w:val="clear" w:color="auto" w:fill="FFFFFF"/>
          </w:rPr>
          <w:delText xml:space="preserve">Using the 84 Duke Forest samples and the 48 Harvard forest samples with complete gene expression data, ANCOVAs were </w:delText>
        </w:r>
        <w:r w:rsidR="00D40169" w:rsidDel="007027E2">
          <w:rPr>
            <w:rFonts w:eastAsia="Times New Roman" w:cs="Times New Roman"/>
            <w:color w:val="333333"/>
            <w:shd w:val="clear" w:color="auto" w:fill="FFFFFF"/>
          </w:rPr>
          <w:delText>ran</w:delText>
        </w:r>
        <w:r w:rsidR="0020753D" w:rsidDel="007027E2">
          <w:rPr>
            <w:rFonts w:eastAsia="Times New Roman" w:cs="Times New Roman"/>
            <w:color w:val="333333"/>
            <w:shd w:val="clear" w:color="auto" w:fill="FFFFFF"/>
          </w:rPr>
          <w:delText xml:space="preserve"> for each gene to identify any relationship or interaction between</w:delText>
        </w:r>
        <w:r w:rsidR="005B3728" w:rsidDel="007027E2">
          <w:rPr>
            <w:rFonts w:eastAsia="Times New Roman" w:cs="Times New Roman"/>
            <w:color w:val="333333"/>
            <w:shd w:val="clear" w:color="auto" w:fill="FFFFFF"/>
          </w:rPr>
          <w:delText xml:space="preserve"> the predictors</w:delText>
        </w:r>
        <w:r w:rsidR="00307CC7" w:rsidDel="007027E2">
          <w:rPr>
            <w:rFonts w:eastAsia="Times New Roman" w:cs="Times New Roman"/>
            <w:color w:val="333333"/>
            <w:shd w:val="clear" w:color="auto" w:fill="FFFFFF"/>
          </w:rPr>
          <w:delText>, site and</w:delText>
        </w:r>
        <w:r w:rsidR="0020753D" w:rsidDel="007027E2">
          <w:rPr>
            <w:rFonts w:eastAsia="Times New Roman" w:cs="Times New Roman"/>
            <w:color w:val="333333"/>
            <w:shd w:val="clear" w:color="auto" w:fill="FFFFFF"/>
          </w:rPr>
          <w:delText xml:space="preserve"> temperature</w:delText>
        </w:r>
        <w:r w:rsidR="00307CC7" w:rsidDel="007027E2">
          <w:rPr>
            <w:rFonts w:eastAsia="Times New Roman" w:cs="Times New Roman"/>
            <w:color w:val="333333"/>
            <w:shd w:val="clear" w:color="auto" w:fill="FFFFFF"/>
          </w:rPr>
          <w:delText xml:space="preserve">, and the response, HSP gene expression. </w:delText>
        </w:r>
      </w:del>
      <w:r w:rsidR="0020753D">
        <w:rPr>
          <w:rFonts w:eastAsia="Times New Roman" w:cs="Times New Roman"/>
          <w:color w:val="333333"/>
          <w:shd w:val="clear" w:color="auto" w:fill="FFFFFF"/>
        </w:rPr>
        <w:t>Values were log transformed and m</w:t>
      </w:r>
      <w:r w:rsidR="003A771E">
        <w:rPr>
          <w:rFonts w:eastAsia="Times New Roman" w:cs="Times New Roman"/>
          <w:color w:val="333333"/>
          <w:shd w:val="clear" w:color="auto" w:fill="FFFFFF"/>
        </w:rPr>
        <w:t xml:space="preserve">et the assumptions of </w:t>
      </w:r>
      <w:commentRangeStart w:id="82"/>
      <w:r w:rsidR="003A771E">
        <w:rPr>
          <w:rFonts w:eastAsia="Times New Roman" w:cs="Times New Roman"/>
          <w:color w:val="333333"/>
          <w:shd w:val="clear" w:color="auto" w:fill="FFFFFF"/>
        </w:rPr>
        <w:t>normality</w:t>
      </w:r>
      <w:commentRangeEnd w:id="82"/>
      <w:r w:rsidR="007027E2">
        <w:rPr>
          <w:rStyle w:val="CommentReference"/>
        </w:rPr>
        <w:commentReference w:id="82"/>
      </w:r>
      <w:r w:rsidR="003A771E">
        <w:rPr>
          <w:rFonts w:eastAsia="Times New Roman" w:cs="Times New Roman"/>
          <w:color w:val="333333"/>
          <w:shd w:val="clear" w:color="auto" w:fill="FFFFFF"/>
        </w:rPr>
        <w:t>.</w:t>
      </w:r>
    </w:p>
    <w:p w14:paraId="18CAA791" w14:textId="4067BDCE" w:rsidR="003A771E" w:rsidRDefault="003A771E" w:rsidP="007027E2">
      <w:pPr>
        <w:spacing w:line="480" w:lineRule="auto"/>
        <w:rPr>
          <w:rFonts w:eastAsia="Times New Roman" w:cs="Times New Roman"/>
          <w:color w:val="333333"/>
          <w:shd w:val="clear" w:color="auto" w:fill="FFFFFF"/>
        </w:rPr>
        <w:pPrChange w:id="83" w:author="Andrew Nguyen" w:date="2015-12-04T11:03:00Z">
          <w:pPr/>
        </w:pPrChange>
      </w:pPr>
      <w:r>
        <w:rPr>
          <w:rFonts w:eastAsia="Times New Roman" w:cs="Times New Roman"/>
          <w:color w:val="333333"/>
          <w:shd w:val="clear" w:color="auto" w:fill="FFFFFF"/>
        </w:rPr>
        <w:br w:type="page"/>
      </w:r>
    </w:p>
    <w:p w14:paraId="66E9669E" w14:textId="77777777" w:rsidR="003A771E" w:rsidRDefault="003A771E" w:rsidP="007027E2">
      <w:pPr>
        <w:spacing w:line="480" w:lineRule="auto"/>
        <w:rPr>
          <w:rFonts w:eastAsia="Times New Roman" w:cs="Times New Roman"/>
          <w:color w:val="333333"/>
          <w:shd w:val="clear" w:color="auto" w:fill="FFFFFF"/>
        </w:rPr>
        <w:pPrChange w:id="84" w:author="Andrew Nguyen" w:date="2015-12-04T11:03:00Z">
          <w:pPr>
            <w:spacing w:line="276" w:lineRule="auto"/>
          </w:pPr>
        </w:pPrChange>
      </w:pPr>
    </w:p>
    <w:p w14:paraId="3E209814" w14:textId="77777777" w:rsidR="00D40169" w:rsidRPr="003A771E" w:rsidRDefault="00D40169" w:rsidP="007027E2">
      <w:pPr>
        <w:spacing w:line="480" w:lineRule="auto"/>
        <w:rPr>
          <w:rFonts w:eastAsia="Times New Roman" w:cs="Times New Roman"/>
          <w:i/>
          <w:color w:val="333333"/>
          <w:sz w:val="32"/>
          <w:szCs w:val="32"/>
          <w:shd w:val="clear" w:color="auto" w:fill="FFFFFF"/>
        </w:rPr>
        <w:pPrChange w:id="85" w:author="Andrew Nguyen" w:date="2015-12-04T11:03:00Z">
          <w:pPr>
            <w:spacing w:line="276" w:lineRule="auto"/>
          </w:pPr>
        </w:pPrChange>
      </w:pPr>
      <w:r w:rsidRPr="003A771E">
        <w:rPr>
          <w:rFonts w:eastAsia="Times New Roman" w:cs="Times New Roman"/>
          <w:i/>
          <w:color w:val="333333"/>
          <w:sz w:val="32"/>
          <w:szCs w:val="32"/>
          <w:shd w:val="clear" w:color="auto" w:fill="FFFFFF"/>
        </w:rPr>
        <w:t>Results</w:t>
      </w:r>
    </w:p>
    <w:p w14:paraId="0376FB88" w14:textId="6CBBE095" w:rsidR="00D40169" w:rsidRPr="001C161B" w:rsidRDefault="00D40169" w:rsidP="007027E2">
      <w:pPr>
        <w:spacing w:line="480" w:lineRule="auto"/>
        <w:rPr>
          <w:rFonts w:eastAsia="Times New Roman"/>
          <w:color w:val="333333"/>
          <w:shd w:val="clear" w:color="auto" w:fill="FFFFFF"/>
        </w:rPr>
        <w:pPrChange w:id="86" w:author="Andrew Nguyen" w:date="2015-12-04T11:03:00Z">
          <w:pPr>
            <w:spacing w:line="276" w:lineRule="auto"/>
          </w:pPr>
        </w:pPrChange>
      </w:pPr>
      <w:r>
        <w:tab/>
        <w:t xml:space="preserve">Out of the total 229 samples successfully sent to the University of Vermont </w:t>
      </w:r>
      <w:r>
        <w:rPr>
          <w:rFonts w:eastAsia="Times New Roman" w:cs="Times New Roman"/>
          <w:color w:val="333333"/>
          <w:shd w:val="clear" w:color="auto" w:fill="FFFFFF"/>
        </w:rPr>
        <w:t xml:space="preserve">(161 DF, 68HF), RNA extraction, cDNA conversion, and gene expression data has been completed for 185 samples (118 DF, 65 HF). Similar results were seen for the relative gene expression of each HSP at both locations. </w:t>
      </w:r>
      <w:r w:rsidRPr="000E2CAE">
        <w:rPr>
          <w:rFonts w:eastAsia="Times New Roman" w:cs="Times New Roman"/>
          <w:i/>
          <w:color w:val="333333"/>
          <w:shd w:val="clear" w:color="auto" w:fill="FFFFFF"/>
        </w:rPr>
        <w:t>Hsp40</w:t>
      </w:r>
      <w:r>
        <w:rPr>
          <w:rFonts w:eastAsia="Times New Roman" w:cs="Times New Roman"/>
          <w:color w:val="333333"/>
          <w:shd w:val="clear" w:color="auto" w:fill="FFFFFF"/>
        </w:rPr>
        <w:t xml:space="preserve"> relative expression was positively correlated to the ground temperature the ants were experiencing at the time of collection in both Duke and Harvard Forest (Fig. 1a: site p-value=</w:t>
      </w:r>
      <w:r>
        <w:rPr>
          <w:rFonts w:eastAsia="Times New Roman"/>
          <w:color w:val="333333"/>
          <w:shd w:val="clear" w:color="auto" w:fill="FFFFFF"/>
        </w:rPr>
        <w:t xml:space="preserve"> </w:t>
      </w:r>
      <w:r w:rsidRPr="001C161B">
        <w:rPr>
          <w:rFonts w:eastAsia="Times New Roman"/>
          <w:color w:val="333333"/>
          <w:shd w:val="clear" w:color="auto" w:fill="FFFFFF"/>
        </w:rPr>
        <w:t>2.85e-06***</w:t>
      </w:r>
      <w:r>
        <w:rPr>
          <w:rFonts w:eastAsia="Times New Roman"/>
          <w:color w:val="333333"/>
          <w:shd w:val="clear" w:color="auto" w:fill="FFFFFF"/>
        </w:rPr>
        <w:t xml:space="preserve">; local temperature p-value= </w:t>
      </w:r>
      <w:r w:rsidRPr="001C161B">
        <w:rPr>
          <w:rFonts w:eastAsia="Times New Roman" w:cs="Times New Roman"/>
          <w:color w:val="333333"/>
          <w:shd w:val="clear" w:color="auto" w:fill="FFFFFF"/>
        </w:rPr>
        <w:t>0.00347**</w:t>
      </w:r>
      <w:r>
        <w:rPr>
          <w:rFonts w:eastAsia="Times New Roman" w:cs="Times New Roman"/>
          <w:color w:val="333333"/>
          <w:shd w:val="clear" w:color="auto" w:fill="FFFFFF"/>
        </w:rPr>
        <w:t>; R</w:t>
      </w:r>
      <w:r>
        <w:rPr>
          <w:rFonts w:eastAsia="Times New Roman" w:cs="Times New Roman"/>
          <w:color w:val="333333"/>
          <w:shd w:val="clear" w:color="auto" w:fill="FFFFFF"/>
          <w:vertAlign w:val="superscript"/>
        </w:rPr>
        <w:t>2</w:t>
      </w:r>
      <w:r>
        <w:rPr>
          <w:rFonts w:eastAsia="Times New Roman" w:cs="Times New Roman"/>
          <w:color w:val="333333"/>
          <w:shd w:val="clear" w:color="auto" w:fill="FFFFFF"/>
        </w:rPr>
        <w:t xml:space="preserve">=0.2004). </w:t>
      </w:r>
      <w:r w:rsidRPr="00195969">
        <w:rPr>
          <w:rFonts w:eastAsia="Times New Roman" w:cs="Times New Roman"/>
          <w:i/>
          <w:color w:val="333333"/>
          <w:shd w:val="clear" w:color="auto" w:fill="FFFFFF"/>
        </w:rPr>
        <w:t>Hsp70</w:t>
      </w:r>
      <w:r>
        <w:rPr>
          <w:rFonts w:eastAsia="Times New Roman" w:cs="Times New Roman"/>
          <w:i/>
          <w:color w:val="333333"/>
          <w:shd w:val="clear" w:color="auto" w:fill="FFFFFF"/>
        </w:rPr>
        <w:t xml:space="preserve"> </w:t>
      </w:r>
      <w:r>
        <w:rPr>
          <w:rFonts w:eastAsia="Times New Roman" w:cs="Times New Roman"/>
          <w:color w:val="333333"/>
          <w:shd w:val="clear" w:color="auto" w:fill="FFFFFF"/>
        </w:rPr>
        <w:t>displayed a similar positive correlation increasing relative expression with local ground temperature (Fig. 1b: site p-value=</w:t>
      </w:r>
      <w:r>
        <w:rPr>
          <w:rFonts w:eastAsia="Times New Roman"/>
          <w:color w:val="333333"/>
          <w:shd w:val="clear" w:color="auto" w:fill="FFFFFF"/>
        </w:rPr>
        <w:t xml:space="preserve"> 7.58e</w:t>
      </w:r>
      <w:r w:rsidRPr="001C161B">
        <w:rPr>
          <w:rFonts w:eastAsia="Times New Roman"/>
          <w:color w:val="333333"/>
          <w:shd w:val="clear" w:color="auto" w:fill="FFFFFF"/>
        </w:rPr>
        <w:t>-06***</w:t>
      </w:r>
      <w:r>
        <w:rPr>
          <w:rFonts w:eastAsia="Times New Roman"/>
          <w:color w:val="333333"/>
          <w:shd w:val="clear" w:color="auto" w:fill="FFFFFF"/>
        </w:rPr>
        <w:t xml:space="preserve">; local temperature p-value= </w:t>
      </w:r>
      <w:r>
        <w:rPr>
          <w:rFonts w:eastAsia="Times New Roman" w:cs="Times New Roman"/>
          <w:color w:val="333333"/>
          <w:shd w:val="clear" w:color="auto" w:fill="FFFFFF"/>
        </w:rPr>
        <w:t>1.32e-06*</w:t>
      </w:r>
      <w:r w:rsidRPr="001C161B">
        <w:rPr>
          <w:rFonts w:eastAsia="Times New Roman" w:cs="Times New Roman"/>
          <w:color w:val="333333"/>
          <w:shd w:val="clear" w:color="auto" w:fill="FFFFFF"/>
        </w:rPr>
        <w:t>**</w:t>
      </w:r>
      <w:r>
        <w:rPr>
          <w:rFonts w:eastAsia="Times New Roman" w:cs="Times New Roman"/>
          <w:color w:val="333333"/>
          <w:shd w:val="clear" w:color="auto" w:fill="FFFFFF"/>
        </w:rPr>
        <w:t>; R</w:t>
      </w:r>
      <w:r>
        <w:rPr>
          <w:rFonts w:eastAsia="Times New Roman" w:cs="Times New Roman"/>
          <w:color w:val="333333"/>
          <w:shd w:val="clear" w:color="auto" w:fill="FFFFFF"/>
          <w:vertAlign w:val="superscript"/>
        </w:rPr>
        <w:t>2</w:t>
      </w:r>
      <w:r>
        <w:rPr>
          <w:rFonts w:eastAsia="Times New Roman" w:cs="Times New Roman"/>
          <w:color w:val="333333"/>
          <w:shd w:val="clear" w:color="auto" w:fill="FFFFFF"/>
        </w:rPr>
        <w:t>=0.2659). Lastly, hsp83 also showed a positive correlation increasing relative expression with temperature. (Fig. 1c: site p-value=</w:t>
      </w:r>
      <w:r>
        <w:rPr>
          <w:rFonts w:eastAsia="Times New Roman"/>
          <w:color w:val="333333"/>
          <w:shd w:val="clear" w:color="auto" w:fill="FFFFFF"/>
        </w:rPr>
        <w:t xml:space="preserve"> 1.37e-11</w:t>
      </w:r>
      <w:r w:rsidRPr="001C161B">
        <w:rPr>
          <w:rFonts w:eastAsia="Times New Roman"/>
          <w:color w:val="333333"/>
          <w:shd w:val="clear" w:color="auto" w:fill="FFFFFF"/>
        </w:rPr>
        <w:t>***</w:t>
      </w:r>
      <w:r>
        <w:rPr>
          <w:rFonts w:eastAsia="Times New Roman"/>
          <w:color w:val="333333"/>
          <w:shd w:val="clear" w:color="auto" w:fill="FFFFFF"/>
        </w:rPr>
        <w:t xml:space="preserve">; local temperature p-value= </w:t>
      </w:r>
      <w:r>
        <w:rPr>
          <w:rFonts w:eastAsia="Times New Roman" w:cs="Times New Roman"/>
          <w:color w:val="333333"/>
          <w:shd w:val="clear" w:color="auto" w:fill="FFFFFF"/>
        </w:rPr>
        <w:t>6.04e-15*</w:t>
      </w:r>
      <w:r w:rsidRPr="001C161B">
        <w:rPr>
          <w:rFonts w:eastAsia="Times New Roman" w:cs="Times New Roman"/>
          <w:color w:val="333333"/>
          <w:shd w:val="clear" w:color="auto" w:fill="FFFFFF"/>
        </w:rPr>
        <w:t>**</w:t>
      </w:r>
      <w:r>
        <w:rPr>
          <w:rFonts w:eastAsia="Times New Roman" w:cs="Times New Roman"/>
          <w:color w:val="333333"/>
          <w:shd w:val="clear" w:color="auto" w:fill="FFFFFF"/>
        </w:rPr>
        <w:t>; R</w:t>
      </w:r>
      <w:r>
        <w:rPr>
          <w:rFonts w:eastAsia="Times New Roman" w:cs="Times New Roman"/>
          <w:color w:val="333333"/>
          <w:shd w:val="clear" w:color="auto" w:fill="FFFFFF"/>
          <w:vertAlign w:val="superscript"/>
        </w:rPr>
        <w:t>2</w:t>
      </w:r>
      <w:r>
        <w:rPr>
          <w:rFonts w:eastAsia="Times New Roman" w:cs="Times New Roman"/>
          <w:color w:val="333333"/>
          <w:shd w:val="clear" w:color="auto" w:fill="FFFFFF"/>
        </w:rPr>
        <w:t>=0.5111).</w:t>
      </w:r>
    </w:p>
    <w:p w14:paraId="069C3B32" w14:textId="30733D1E" w:rsidR="00D40169" w:rsidRDefault="007027E2" w:rsidP="007027E2">
      <w:pPr>
        <w:spacing w:line="480" w:lineRule="auto"/>
        <w:rPr>
          <w:ins w:id="87" w:author="Andrew Nguyen" w:date="2015-12-04T11:15:00Z"/>
          <w:rFonts w:eastAsia="Times New Roman" w:cs="Times New Roman"/>
          <w:color w:val="333333"/>
          <w:shd w:val="clear" w:color="auto" w:fill="FFFFFF"/>
        </w:rPr>
        <w:pPrChange w:id="88" w:author="Andrew Nguyen" w:date="2015-12-04T11:03:00Z">
          <w:pPr>
            <w:spacing w:line="276" w:lineRule="auto"/>
          </w:pPr>
        </w:pPrChange>
      </w:pPr>
      <w:ins w:id="89" w:author="Andrew Nguyen" w:date="2015-12-04T11:15:00Z">
        <w:r>
          <w:rPr>
            <w:rFonts w:eastAsia="Times New Roman" w:cs="Times New Roman"/>
            <w:color w:val="333333"/>
            <w:shd w:val="clear" w:color="auto" w:fill="FFFFFF"/>
          </w:rPr>
          <w:t>Discussion</w:t>
        </w:r>
      </w:ins>
    </w:p>
    <w:p w14:paraId="0616B6E6" w14:textId="5A927C45" w:rsidR="007027E2" w:rsidRDefault="007027E2" w:rsidP="007027E2">
      <w:pPr>
        <w:spacing w:line="480" w:lineRule="auto"/>
        <w:rPr>
          <w:rFonts w:eastAsia="Times New Roman" w:cs="Times New Roman"/>
          <w:color w:val="333333"/>
          <w:shd w:val="clear" w:color="auto" w:fill="FFFFFF"/>
        </w:rPr>
        <w:pPrChange w:id="90" w:author="Andrew Nguyen" w:date="2015-12-04T11:03:00Z">
          <w:pPr>
            <w:spacing w:line="276" w:lineRule="auto"/>
          </w:pPr>
        </w:pPrChange>
      </w:pPr>
      <w:proofErr w:type="spellStart"/>
      <w:ins w:id="91" w:author="Andrew Nguyen" w:date="2015-12-04T11:15:00Z">
        <w:r>
          <w:rPr>
            <w:rFonts w:eastAsia="Times New Roman" w:cs="Times New Roman"/>
            <w:color w:val="333333"/>
            <w:shd w:val="clear" w:color="auto" w:fill="FFFFFF"/>
          </w:rPr>
          <w:t>Aknowledgements</w:t>
        </w:r>
      </w:ins>
      <w:proofErr w:type="spellEnd"/>
    </w:p>
    <w:p w14:paraId="329795C7" w14:textId="77777777" w:rsidR="00D40169" w:rsidRDefault="00D40169" w:rsidP="007027E2">
      <w:pPr>
        <w:spacing w:line="480" w:lineRule="auto"/>
        <w:rPr>
          <w:rFonts w:eastAsia="Times New Roman" w:cs="Times New Roman"/>
          <w:color w:val="333333"/>
          <w:shd w:val="clear" w:color="auto" w:fill="FFFFFF"/>
        </w:rPr>
        <w:pPrChange w:id="92" w:author="Andrew Nguyen" w:date="2015-12-04T11:03:00Z">
          <w:pPr>
            <w:spacing w:line="276" w:lineRule="auto"/>
          </w:pPr>
        </w:pPrChange>
      </w:pPr>
    </w:p>
    <w:p w14:paraId="7C59B800" w14:textId="77777777" w:rsidR="00D40169" w:rsidRPr="00195969" w:rsidRDefault="00D40169" w:rsidP="007027E2">
      <w:pPr>
        <w:pStyle w:val="ListParagraph"/>
        <w:numPr>
          <w:ilvl w:val="0"/>
          <w:numId w:val="2"/>
        </w:numPr>
        <w:spacing w:line="480" w:lineRule="auto"/>
        <w:rPr>
          <w:rFonts w:eastAsia="Times New Roman" w:cs="Times New Roman"/>
          <w:b/>
          <w:color w:val="333333"/>
          <w:shd w:val="clear" w:color="auto" w:fill="FFFFFF"/>
        </w:rPr>
        <w:pPrChange w:id="93" w:author="Andrew Nguyen" w:date="2015-12-04T11:03:00Z">
          <w:pPr>
            <w:pStyle w:val="ListParagraph"/>
            <w:numPr>
              <w:numId w:val="2"/>
            </w:numPr>
            <w:spacing w:line="276" w:lineRule="auto"/>
            <w:ind w:hanging="360"/>
          </w:pPr>
        </w:pPrChange>
      </w:pPr>
      <w:r w:rsidRPr="00195969">
        <w:rPr>
          <w:rFonts w:eastAsia="Times New Roman" w:cs="Times New Roman"/>
          <w:b/>
          <w:i/>
          <w:color w:val="333333"/>
          <w:shd w:val="clear" w:color="auto" w:fill="FFFFFF"/>
        </w:rPr>
        <w:t>Hsp40</w:t>
      </w:r>
    </w:p>
    <w:p w14:paraId="18F4C77F" w14:textId="77777777" w:rsidR="00D40169" w:rsidRDefault="00D40169" w:rsidP="007027E2">
      <w:pPr>
        <w:spacing w:line="480" w:lineRule="auto"/>
        <w:pPrChange w:id="94" w:author="Andrew Nguyen" w:date="2015-12-04T11:03:00Z">
          <w:pPr/>
        </w:pPrChange>
      </w:pPr>
      <w:r w:rsidRPr="00C57DCB">
        <w:rPr>
          <w:noProof/>
        </w:rPr>
        <w:drawing>
          <wp:inline distT="0" distB="0" distL="0" distR="0" wp14:anchorId="1F56222B" wp14:editId="46698444">
            <wp:extent cx="4671471" cy="2682311"/>
            <wp:effectExtent l="0" t="0" r="0"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672255" cy="2682761"/>
                    </a:xfrm>
                    <a:prstGeom prst="rect">
                      <a:avLst/>
                    </a:prstGeom>
                  </pic:spPr>
                </pic:pic>
              </a:graphicData>
            </a:graphic>
          </wp:inline>
        </w:drawing>
      </w:r>
    </w:p>
    <w:p w14:paraId="01961168" w14:textId="77777777" w:rsidR="00D40169" w:rsidRDefault="00D40169" w:rsidP="007027E2">
      <w:pPr>
        <w:spacing w:line="480" w:lineRule="auto"/>
        <w:pPrChange w:id="95" w:author="Andrew Nguyen" w:date="2015-12-04T11:03:00Z">
          <w:pPr/>
        </w:pPrChange>
      </w:pPr>
    </w:p>
    <w:p w14:paraId="75267415" w14:textId="77777777" w:rsidR="00D40169" w:rsidRDefault="00D40169" w:rsidP="007027E2">
      <w:pPr>
        <w:spacing w:line="480" w:lineRule="auto"/>
        <w:pPrChange w:id="96" w:author="Andrew Nguyen" w:date="2015-12-04T11:03:00Z">
          <w:pPr/>
        </w:pPrChange>
      </w:pPr>
    </w:p>
    <w:p w14:paraId="5F403766" w14:textId="77777777" w:rsidR="00D40169" w:rsidRDefault="00D40169" w:rsidP="007027E2">
      <w:pPr>
        <w:spacing w:line="480" w:lineRule="auto"/>
        <w:pPrChange w:id="97" w:author="Andrew Nguyen" w:date="2015-12-04T11:03:00Z">
          <w:pPr/>
        </w:pPrChange>
      </w:pPr>
    </w:p>
    <w:p w14:paraId="3D9A2D7B" w14:textId="77777777" w:rsidR="00D40169" w:rsidRDefault="00D40169" w:rsidP="007027E2">
      <w:pPr>
        <w:spacing w:line="480" w:lineRule="auto"/>
        <w:pPrChange w:id="98" w:author="Andrew Nguyen" w:date="2015-12-04T11:03:00Z">
          <w:pPr/>
        </w:pPrChange>
      </w:pPr>
    </w:p>
    <w:p w14:paraId="5ECF90F6" w14:textId="77777777" w:rsidR="00D40169" w:rsidRDefault="00D40169" w:rsidP="007027E2">
      <w:pPr>
        <w:spacing w:line="480" w:lineRule="auto"/>
        <w:pPrChange w:id="99" w:author="Andrew Nguyen" w:date="2015-12-04T11:03:00Z">
          <w:pPr/>
        </w:pPrChange>
      </w:pPr>
    </w:p>
    <w:p w14:paraId="5BF91FEE" w14:textId="77777777" w:rsidR="00D40169" w:rsidRDefault="00D40169" w:rsidP="007027E2">
      <w:pPr>
        <w:spacing w:line="480" w:lineRule="auto"/>
        <w:pPrChange w:id="100" w:author="Andrew Nguyen" w:date="2015-12-04T11:03:00Z">
          <w:pPr/>
        </w:pPrChange>
      </w:pPr>
    </w:p>
    <w:p w14:paraId="7F4AE33F" w14:textId="77777777" w:rsidR="00D40169" w:rsidRDefault="00D40169" w:rsidP="007027E2">
      <w:pPr>
        <w:spacing w:line="480" w:lineRule="auto"/>
        <w:pPrChange w:id="101" w:author="Andrew Nguyen" w:date="2015-12-04T11:03:00Z">
          <w:pPr/>
        </w:pPrChange>
      </w:pPr>
    </w:p>
    <w:p w14:paraId="76FCD667" w14:textId="77777777" w:rsidR="00D40169" w:rsidRDefault="00D40169" w:rsidP="007027E2">
      <w:pPr>
        <w:spacing w:line="480" w:lineRule="auto"/>
        <w:pPrChange w:id="102" w:author="Andrew Nguyen" w:date="2015-12-04T11:03:00Z">
          <w:pPr/>
        </w:pPrChange>
      </w:pPr>
    </w:p>
    <w:p w14:paraId="5CBA2A9F" w14:textId="77777777" w:rsidR="00D40169" w:rsidRDefault="00D40169" w:rsidP="007027E2">
      <w:pPr>
        <w:spacing w:line="480" w:lineRule="auto"/>
        <w:pPrChange w:id="103" w:author="Andrew Nguyen" w:date="2015-12-04T11:03:00Z">
          <w:pPr/>
        </w:pPrChange>
      </w:pPr>
    </w:p>
    <w:p w14:paraId="6D0203AE" w14:textId="77777777" w:rsidR="00D40169" w:rsidRDefault="00D40169" w:rsidP="007027E2">
      <w:pPr>
        <w:spacing w:line="480" w:lineRule="auto"/>
        <w:pPrChange w:id="104" w:author="Andrew Nguyen" w:date="2015-12-04T11:03:00Z">
          <w:pPr/>
        </w:pPrChange>
      </w:pPr>
    </w:p>
    <w:p w14:paraId="2312B2FC" w14:textId="77777777" w:rsidR="003A771E" w:rsidRDefault="003A771E" w:rsidP="007027E2">
      <w:pPr>
        <w:spacing w:line="480" w:lineRule="auto"/>
        <w:pPrChange w:id="105" w:author="Andrew Nguyen" w:date="2015-12-04T11:03:00Z">
          <w:pPr/>
        </w:pPrChange>
      </w:pPr>
    </w:p>
    <w:p w14:paraId="015415F6" w14:textId="77777777" w:rsidR="00D40169" w:rsidRPr="00195969" w:rsidRDefault="00D40169" w:rsidP="007027E2">
      <w:pPr>
        <w:pStyle w:val="ListParagraph"/>
        <w:numPr>
          <w:ilvl w:val="0"/>
          <w:numId w:val="2"/>
        </w:numPr>
        <w:spacing w:line="480" w:lineRule="auto"/>
        <w:rPr>
          <w:b/>
          <w:i/>
        </w:rPr>
        <w:pPrChange w:id="106" w:author="Andrew Nguyen" w:date="2015-12-04T11:03:00Z">
          <w:pPr>
            <w:pStyle w:val="ListParagraph"/>
            <w:numPr>
              <w:numId w:val="2"/>
            </w:numPr>
            <w:ind w:hanging="360"/>
          </w:pPr>
        </w:pPrChange>
      </w:pPr>
      <w:r w:rsidRPr="00195969">
        <w:rPr>
          <w:b/>
          <w:i/>
        </w:rPr>
        <w:t>Hsp70</w:t>
      </w:r>
    </w:p>
    <w:p w14:paraId="11DB39A3" w14:textId="77777777" w:rsidR="00D40169" w:rsidRDefault="00D40169" w:rsidP="007027E2">
      <w:pPr>
        <w:spacing w:line="480" w:lineRule="auto"/>
        <w:rPr>
          <w:b/>
        </w:rPr>
        <w:pPrChange w:id="107" w:author="Andrew Nguyen" w:date="2015-12-04T11:03:00Z">
          <w:pPr/>
        </w:pPrChange>
      </w:pPr>
      <w:r w:rsidRPr="003C0025">
        <w:rPr>
          <w:b/>
          <w:noProof/>
        </w:rPr>
        <w:drawing>
          <wp:inline distT="0" distB="0" distL="0" distR="0" wp14:anchorId="59040AD4" wp14:editId="0B2056F6">
            <wp:extent cx="4917469" cy="2766646"/>
            <wp:effectExtent l="0" t="0" r="0" b="254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4918709" cy="2767343"/>
                    </a:xfrm>
                    <a:prstGeom prst="rect">
                      <a:avLst/>
                    </a:prstGeom>
                  </pic:spPr>
                </pic:pic>
              </a:graphicData>
            </a:graphic>
          </wp:inline>
        </w:drawing>
      </w:r>
    </w:p>
    <w:p w14:paraId="223EEFB2" w14:textId="77777777" w:rsidR="00D40169" w:rsidRDefault="00D40169" w:rsidP="007027E2">
      <w:pPr>
        <w:spacing w:line="480" w:lineRule="auto"/>
        <w:rPr>
          <w:b/>
        </w:rPr>
        <w:pPrChange w:id="108" w:author="Andrew Nguyen" w:date="2015-12-04T11:03:00Z">
          <w:pPr/>
        </w:pPrChange>
      </w:pPr>
    </w:p>
    <w:p w14:paraId="637E3799" w14:textId="77777777" w:rsidR="00D40169" w:rsidRPr="00195969" w:rsidRDefault="00D40169" w:rsidP="007027E2">
      <w:pPr>
        <w:pStyle w:val="ListParagraph"/>
        <w:numPr>
          <w:ilvl w:val="0"/>
          <w:numId w:val="2"/>
        </w:numPr>
        <w:spacing w:line="480" w:lineRule="auto"/>
        <w:rPr>
          <w:b/>
        </w:rPr>
        <w:pPrChange w:id="109" w:author="Andrew Nguyen" w:date="2015-12-04T11:03:00Z">
          <w:pPr>
            <w:pStyle w:val="ListParagraph"/>
            <w:numPr>
              <w:numId w:val="2"/>
            </w:numPr>
            <w:ind w:hanging="360"/>
          </w:pPr>
        </w:pPrChange>
      </w:pPr>
      <w:r w:rsidRPr="00195969">
        <w:rPr>
          <w:b/>
          <w:i/>
        </w:rPr>
        <w:t>Hsp</w:t>
      </w:r>
      <w:r w:rsidRPr="00195969">
        <w:rPr>
          <w:b/>
        </w:rPr>
        <w:t>83</w:t>
      </w:r>
    </w:p>
    <w:p w14:paraId="7C27C60D" w14:textId="77777777" w:rsidR="00D40169" w:rsidRDefault="00D40169" w:rsidP="007027E2">
      <w:pPr>
        <w:spacing w:line="480" w:lineRule="auto"/>
        <w:rPr>
          <w:b/>
        </w:rPr>
        <w:pPrChange w:id="110" w:author="Andrew Nguyen" w:date="2015-12-04T11:03:00Z">
          <w:pPr/>
        </w:pPrChange>
      </w:pPr>
      <w:r w:rsidRPr="003C0025">
        <w:rPr>
          <w:b/>
          <w:noProof/>
        </w:rPr>
        <w:drawing>
          <wp:inline distT="0" distB="0" distL="0" distR="0" wp14:anchorId="72B4DD14" wp14:editId="1F922D92">
            <wp:extent cx="4968402" cy="2742972"/>
            <wp:effectExtent l="0" t="0" r="0" b="63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968830" cy="2743208"/>
                    </a:xfrm>
                    <a:prstGeom prst="rect">
                      <a:avLst/>
                    </a:prstGeom>
                  </pic:spPr>
                </pic:pic>
              </a:graphicData>
            </a:graphic>
          </wp:inline>
        </w:drawing>
      </w:r>
    </w:p>
    <w:p w14:paraId="1CE5E499" w14:textId="77777777" w:rsidR="00D40169" w:rsidRDefault="00D40169" w:rsidP="007027E2">
      <w:pPr>
        <w:spacing w:line="480" w:lineRule="auto"/>
        <w:pPrChange w:id="111" w:author="Andrew Nguyen" w:date="2015-12-04T11:03:00Z">
          <w:pPr/>
        </w:pPrChange>
      </w:pPr>
      <w:r w:rsidRPr="00C57DCB">
        <w:rPr>
          <w:b/>
        </w:rPr>
        <w:t>Figure 1</w:t>
      </w:r>
      <w:r>
        <w:t xml:space="preserve">. Relative gene expression fold change level relative to the local ground temperature each ant was experiencing at the time of collection for </w:t>
      </w:r>
      <w:r w:rsidRPr="00195969">
        <w:rPr>
          <w:i/>
        </w:rPr>
        <w:t>hsp40</w:t>
      </w:r>
      <w:r>
        <w:rPr>
          <w:i/>
        </w:rPr>
        <w:t xml:space="preserve"> </w:t>
      </w:r>
      <w:r>
        <w:t xml:space="preserve">(a), </w:t>
      </w:r>
    </w:p>
    <w:p w14:paraId="3A7F8F6F" w14:textId="77777777" w:rsidR="00D40169" w:rsidRDefault="00D40169" w:rsidP="007027E2">
      <w:pPr>
        <w:spacing w:line="480" w:lineRule="auto"/>
        <w:pPrChange w:id="112" w:author="Andrew Nguyen" w:date="2015-12-04T11:03:00Z">
          <w:pPr/>
        </w:pPrChange>
      </w:pPr>
      <w:proofErr w:type="gramStart"/>
      <w:r w:rsidRPr="00195969">
        <w:rPr>
          <w:i/>
        </w:rPr>
        <w:t>hsp70</w:t>
      </w:r>
      <w:proofErr w:type="gramEnd"/>
      <w:r>
        <w:rPr>
          <w:i/>
        </w:rPr>
        <w:t xml:space="preserve"> </w:t>
      </w:r>
      <w:r>
        <w:t xml:space="preserve">(b), and </w:t>
      </w:r>
      <w:r w:rsidRPr="00195969">
        <w:rPr>
          <w:i/>
        </w:rPr>
        <w:t>hsp83</w:t>
      </w:r>
      <w:r>
        <w:rPr>
          <w:i/>
        </w:rPr>
        <w:t xml:space="preserve"> </w:t>
      </w:r>
      <w:r>
        <w:t xml:space="preserve">(c). Red dots represent Duke Forest and blue dots represent Harvard Forest </w:t>
      </w:r>
    </w:p>
    <w:p w14:paraId="4AAE6499" w14:textId="77777777" w:rsidR="00D40169" w:rsidRPr="003C0025" w:rsidRDefault="00D40169" w:rsidP="007027E2">
      <w:pPr>
        <w:spacing w:line="480" w:lineRule="auto"/>
        <w:rPr>
          <w:b/>
        </w:rPr>
        <w:pPrChange w:id="113" w:author="Andrew Nguyen" w:date="2015-12-04T11:03:00Z">
          <w:pPr/>
        </w:pPrChange>
      </w:pPr>
    </w:p>
    <w:p w14:paraId="0240B24E" w14:textId="6301B3A7" w:rsidR="0020753D" w:rsidRPr="0020753D" w:rsidRDefault="00ED0E10" w:rsidP="007027E2">
      <w:pPr>
        <w:spacing w:line="480" w:lineRule="auto"/>
        <w:pPrChange w:id="114" w:author="Andrew Nguyen" w:date="2015-12-04T11:03:00Z">
          <w:pPr>
            <w:spacing w:line="276" w:lineRule="auto"/>
          </w:pPr>
        </w:pPrChange>
      </w:pPr>
      <w:r>
        <w:tab/>
      </w:r>
      <w:r w:rsidR="0020753D">
        <w:tab/>
      </w:r>
    </w:p>
    <w:p w14:paraId="2AFCD5E1" w14:textId="77777777" w:rsidR="0022092B" w:rsidRDefault="0022092B" w:rsidP="007027E2">
      <w:pPr>
        <w:spacing w:line="480" w:lineRule="auto"/>
        <w:rPr>
          <w:rFonts w:eastAsia="Times New Roman" w:cs="Times New Roman"/>
          <w:color w:val="333333"/>
          <w:shd w:val="clear" w:color="auto" w:fill="FFFFFF"/>
        </w:rPr>
        <w:pPrChange w:id="115" w:author="Andrew Nguyen" w:date="2015-12-04T11:03:00Z">
          <w:pPr>
            <w:spacing w:line="276" w:lineRule="auto"/>
          </w:pPr>
        </w:pPrChange>
      </w:pPr>
    </w:p>
    <w:p w14:paraId="40A5F19B" w14:textId="77777777" w:rsidR="0022092B" w:rsidRDefault="0022092B" w:rsidP="007027E2">
      <w:pPr>
        <w:spacing w:line="480" w:lineRule="auto"/>
        <w:rPr>
          <w:rFonts w:eastAsia="Times New Roman" w:cs="Times New Roman"/>
          <w:color w:val="333333"/>
          <w:shd w:val="clear" w:color="auto" w:fill="FFFFFF"/>
        </w:rPr>
        <w:pPrChange w:id="116" w:author="Andrew Nguyen" w:date="2015-12-04T11:03:00Z">
          <w:pPr>
            <w:spacing w:line="276" w:lineRule="auto"/>
          </w:pPr>
        </w:pPrChange>
      </w:pPr>
    </w:p>
    <w:p w14:paraId="39328B1F" w14:textId="6C69CF96" w:rsidR="0022092B" w:rsidRDefault="0022092B" w:rsidP="007027E2">
      <w:pPr>
        <w:spacing w:line="480" w:lineRule="auto"/>
        <w:rPr>
          <w:rFonts w:eastAsia="Times New Roman" w:cs="Times New Roman"/>
          <w:color w:val="333333"/>
          <w:shd w:val="clear" w:color="auto" w:fill="FFFFFF"/>
        </w:rPr>
        <w:pPrChange w:id="117" w:author="Andrew Nguyen" w:date="2015-12-04T11:03:00Z">
          <w:pPr/>
        </w:pPrChange>
      </w:pPr>
      <w:r>
        <w:rPr>
          <w:rFonts w:eastAsia="Times New Roman" w:cs="Times New Roman"/>
          <w:color w:val="333333"/>
          <w:shd w:val="clear" w:color="auto" w:fill="FFFFFF"/>
        </w:rPr>
        <w:br w:type="page"/>
      </w:r>
    </w:p>
    <w:p w14:paraId="338E7246" w14:textId="77777777" w:rsidR="0013733D" w:rsidRDefault="0013733D" w:rsidP="007027E2">
      <w:pPr>
        <w:spacing w:line="480" w:lineRule="auto"/>
        <w:pPrChange w:id="118" w:author="Andrew Nguyen" w:date="2015-12-04T11:03:00Z">
          <w:pPr>
            <w:spacing w:line="276" w:lineRule="auto"/>
          </w:pPr>
        </w:pPrChange>
      </w:pPr>
      <w:r>
        <w:t>References:</w:t>
      </w:r>
    </w:p>
    <w:p w14:paraId="7AC2B414" w14:textId="77777777" w:rsidR="0013733D" w:rsidRPr="00374D44" w:rsidRDefault="0013733D" w:rsidP="007027E2">
      <w:pPr>
        <w:spacing w:line="480" w:lineRule="auto"/>
        <w:ind w:left="720" w:hanging="720"/>
        <w:pPrChange w:id="119" w:author="Andrew Nguyen" w:date="2015-12-04T11:03:00Z">
          <w:pPr>
            <w:spacing w:line="276" w:lineRule="auto"/>
            <w:ind w:left="720" w:hanging="720"/>
          </w:pPr>
        </w:pPrChange>
      </w:pPr>
      <w:r w:rsidRPr="00170C4D">
        <w:rPr>
          <w:color w:val="3366FF"/>
        </w:rPr>
        <w:t>Cassel, Joel</w:t>
      </w:r>
      <w:r w:rsidRPr="005B1E43">
        <w:t xml:space="preserve"> A. et al.</w:t>
      </w:r>
      <w:r>
        <w:t xml:space="preserve"> (2012)</w:t>
      </w:r>
      <w:r w:rsidRPr="005B1E43">
        <w:t xml:space="preserve"> “Novel Inhibitors of Heat Shock Protein Hsp70-Mediated Luciferase Refolding That Bind to </w:t>
      </w:r>
      <w:proofErr w:type="spellStart"/>
      <w:r w:rsidRPr="005B1E43">
        <w:t>DnaJ</w:t>
      </w:r>
      <w:proofErr w:type="spellEnd"/>
      <w:r w:rsidRPr="005B1E43">
        <w:t xml:space="preserve">.” </w:t>
      </w:r>
      <w:r w:rsidRPr="005B1E43">
        <w:rPr>
          <w:i/>
          <w:iCs/>
        </w:rPr>
        <w:t>Bioorganic &amp; Medicinal Chemistry</w:t>
      </w:r>
      <w:r>
        <w:t xml:space="preserve"> </w:t>
      </w:r>
      <w:r w:rsidRPr="00170C4D">
        <w:rPr>
          <w:i/>
        </w:rPr>
        <w:t>20</w:t>
      </w:r>
      <w:r>
        <w:t xml:space="preserve">(11), 3609–3614. </w:t>
      </w:r>
      <w:proofErr w:type="gramStart"/>
      <w:r w:rsidRPr="005B1E43">
        <w:t>doi:10.1016</w:t>
      </w:r>
      <w:proofErr w:type="gramEnd"/>
      <w:r w:rsidRPr="005B1E43">
        <w:t>/j.bmc.2012.03.067</w:t>
      </w:r>
    </w:p>
    <w:p w14:paraId="1A835C81" w14:textId="77777777" w:rsidR="0013733D" w:rsidRDefault="0013733D" w:rsidP="007027E2">
      <w:pPr>
        <w:spacing w:line="480" w:lineRule="auto"/>
        <w:ind w:left="720" w:hanging="720"/>
        <w:rPr>
          <w:rFonts w:eastAsia="Times New Roman" w:cs="Times New Roman"/>
        </w:rPr>
        <w:pPrChange w:id="120" w:author="Andrew Nguyen" w:date="2015-12-04T11:03:00Z">
          <w:pPr>
            <w:ind w:left="720" w:hanging="720"/>
          </w:pPr>
        </w:pPrChange>
      </w:pPr>
      <w:r w:rsidRPr="00665EB8">
        <w:rPr>
          <w:rFonts w:eastAsia="Times New Roman" w:cs="Times New Roman"/>
        </w:rPr>
        <w:t xml:space="preserve">Deutsch, C. A., Tewksbury, J. J., Huey, R. B., Sheldon, K. S., </w:t>
      </w:r>
      <w:proofErr w:type="spellStart"/>
      <w:r w:rsidRPr="00665EB8">
        <w:rPr>
          <w:rFonts w:eastAsia="Times New Roman" w:cs="Times New Roman"/>
        </w:rPr>
        <w:t>Ghalambor</w:t>
      </w:r>
      <w:proofErr w:type="spellEnd"/>
      <w:r w:rsidRPr="00665EB8">
        <w:rPr>
          <w:rFonts w:eastAsia="Times New Roman" w:cs="Times New Roman"/>
        </w:rPr>
        <w:t xml:space="preserve">, C. K., </w:t>
      </w:r>
      <w:proofErr w:type="spellStart"/>
      <w:r w:rsidRPr="00665EB8">
        <w:rPr>
          <w:rFonts w:eastAsia="Times New Roman" w:cs="Times New Roman"/>
        </w:rPr>
        <w:t>Haak</w:t>
      </w:r>
      <w:proofErr w:type="spellEnd"/>
      <w:r w:rsidRPr="00665EB8">
        <w:rPr>
          <w:rFonts w:eastAsia="Times New Roman" w:cs="Times New Roman"/>
        </w:rPr>
        <w:t xml:space="preserve">, D. C., &amp; Martin, P. R. (2008). </w:t>
      </w:r>
      <w:proofErr w:type="gramStart"/>
      <w:r w:rsidRPr="00665EB8">
        <w:rPr>
          <w:rFonts w:eastAsia="Times New Roman" w:cs="Times New Roman"/>
        </w:rPr>
        <w:t>Impacts of climate warming on terrestrial ectotherms across latitude.</w:t>
      </w:r>
      <w:proofErr w:type="gramEnd"/>
      <w:r w:rsidRPr="00665EB8">
        <w:rPr>
          <w:rFonts w:eastAsia="Times New Roman" w:cs="Times New Roman"/>
        </w:rPr>
        <w:t xml:space="preserve"> </w:t>
      </w:r>
      <w:r w:rsidRPr="00EF459F">
        <w:rPr>
          <w:rFonts w:eastAsia="Times New Roman" w:cs="Times New Roman"/>
          <w:i/>
        </w:rPr>
        <w:t>Proceedings of the National Academy of Sciences, 105</w:t>
      </w:r>
      <w:r>
        <w:rPr>
          <w:rFonts w:eastAsia="Times New Roman" w:cs="Times New Roman"/>
        </w:rPr>
        <w:t>(18),</w:t>
      </w:r>
      <w:r w:rsidRPr="00665EB8">
        <w:rPr>
          <w:rFonts w:eastAsia="Times New Roman" w:cs="Times New Roman"/>
        </w:rPr>
        <w:t xml:space="preserve"> 6668–6672. </w:t>
      </w:r>
      <w:proofErr w:type="gramStart"/>
      <w:r w:rsidRPr="00665EB8">
        <w:rPr>
          <w:rFonts w:eastAsia="Times New Roman" w:cs="Times New Roman"/>
        </w:rPr>
        <w:t>doi:10.1073</w:t>
      </w:r>
      <w:proofErr w:type="gramEnd"/>
      <w:r w:rsidRPr="00665EB8">
        <w:rPr>
          <w:rFonts w:eastAsia="Times New Roman" w:cs="Times New Roman"/>
        </w:rPr>
        <w:t>/pnas.0709472105</w:t>
      </w:r>
    </w:p>
    <w:p w14:paraId="3C807071" w14:textId="77777777" w:rsidR="0013733D" w:rsidRPr="00665EB8" w:rsidRDefault="0013733D" w:rsidP="007027E2">
      <w:pPr>
        <w:spacing w:line="480" w:lineRule="auto"/>
        <w:ind w:left="720" w:hanging="720"/>
        <w:rPr>
          <w:rFonts w:eastAsia="Times New Roman" w:cs="Times New Roman"/>
        </w:rPr>
        <w:pPrChange w:id="121" w:author="Andrew Nguyen" w:date="2015-12-04T11:03:00Z">
          <w:pPr>
            <w:ind w:left="720" w:hanging="720"/>
          </w:pPr>
        </w:pPrChange>
      </w:pPr>
      <w:r w:rsidRPr="00EF459F">
        <w:rPr>
          <w:rFonts w:eastAsia="Times New Roman" w:cs="Times New Roman"/>
        </w:rPr>
        <w:t>D</w:t>
      </w:r>
      <w:r w:rsidRPr="00170C4D">
        <w:rPr>
          <w:rFonts w:eastAsia="Times New Roman" w:cs="Times New Roman"/>
          <w:color w:val="3366FF"/>
        </w:rPr>
        <w:t>ia</w:t>
      </w:r>
      <w:r w:rsidRPr="00EF459F">
        <w:rPr>
          <w:rFonts w:eastAsia="Times New Roman" w:cs="Times New Roman"/>
        </w:rPr>
        <w:t xml:space="preserve">mond, S. E., </w:t>
      </w:r>
      <w:proofErr w:type="spellStart"/>
      <w:r w:rsidRPr="00EF459F">
        <w:rPr>
          <w:rFonts w:eastAsia="Times New Roman" w:cs="Times New Roman"/>
        </w:rPr>
        <w:t>Penick</w:t>
      </w:r>
      <w:proofErr w:type="spellEnd"/>
      <w:r w:rsidRPr="00EF459F">
        <w:rPr>
          <w:rFonts w:eastAsia="Times New Roman" w:cs="Times New Roman"/>
        </w:rPr>
        <w:t xml:space="preserve">, C. A., </w:t>
      </w:r>
      <w:proofErr w:type="spellStart"/>
      <w:r w:rsidRPr="00EF459F">
        <w:rPr>
          <w:rFonts w:eastAsia="Times New Roman" w:cs="Times New Roman"/>
        </w:rPr>
        <w:t>Pelini</w:t>
      </w:r>
      <w:proofErr w:type="spellEnd"/>
      <w:r w:rsidRPr="00EF459F">
        <w:rPr>
          <w:rFonts w:eastAsia="Times New Roman" w:cs="Times New Roman"/>
        </w:rPr>
        <w:t xml:space="preserve">, S. L., Ellison, A. M., Gotelli, N. J., Sanders, N. J., &amp; Dunn, R. R. (2013). Using Physiology to Predict the Responses of Ants to Climatic Warming. </w:t>
      </w:r>
      <w:proofErr w:type="gramStart"/>
      <w:r w:rsidRPr="00EF459F">
        <w:rPr>
          <w:rFonts w:eastAsia="Times New Roman" w:cs="Times New Roman"/>
        </w:rPr>
        <w:t>I</w:t>
      </w:r>
      <w:r w:rsidRPr="00EF459F">
        <w:rPr>
          <w:rFonts w:eastAsia="Times New Roman" w:cs="Times New Roman"/>
          <w:i/>
        </w:rPr>
        <w:t>ntegrative and Comparative Biology</w:t>
      </w:r>
      <w:r>
        <w:rPr>
          <w:rFonts w:eastAsia="Times New Roman" w:cs="Times New Roman"/>
        </w:rPr>
        <w:t>.</w:t>
      </w:r>
      <w:proofErr w:type="gramEnd"/>
      <w:r>
        <w:rPr>
          <w:rFonts w:eastAsia="Times New Roman" w:cs="Times New Roman"/>
        </w:rPr>
        <w:t xml:space="preserve"> </w:t>
      </w:r>
      <w:proofErr w:type="gramStart"/>
      <w:r w:rsidRPr="00EF459F">
        <w:rPr>
          <w:rFonts w:eastAsia="Times New Roman" w:cs="Times New Roman"/>
        </w:rPr>
        <w:t>doi:10.1093</w:t>
      </w:r>
      <w:proofErr w:type="gramEnd"/>
      <w:r w:rsidRPr="00EF459F">
        <w:rPr>
          <w:rFonts w:eastAsia="Times New Roman" w:cs="Times New Roman"/>
        </w:rPr>
        <w:t>/</w:t>
      </w:r>
      <w:proofErr w:type="spellStart"/>
      <w:r w:rsidRPr="00EF459F">
        <w:rPr>
          <w:rFonts w:eastAsia="Times New Roman" w:cs="Times New Roman"/>
        </w:rPr>
        <w:t>icb</w:t>
      </w:r>
      <w:proofErr w:type="spellEnd"/>
      <w:r w:rsidRPr="00EF459F">
        <w:rPr>
          <w:rFonts w:eastAsia="Times New Roman" w:cs="Times New Roman"/>
        </w:rPr>
        <w:t>/ict085</w:t>
      </w:r>
    </w:p>
    <w:p w14:paraId="26668601" w14:textId="77777777" w:rsidR="0013733D" w:rsidRDefault="0013733D" w:rsidP="007027E2">
      <w:pPr>
        <w:spacing w:line="480" w:lineRule="auto"/>
        <w:ind w:left="720" w:hanging="720"/>
        <w:pPrChange w:id="122" w:author="Andrew Nguyen" w:date="2015-12-04T11:03:00Z">
          <w:pPr>
            <w:ind w:left="720" w:hanging="720"/>
          </w:pPr>
        </w:pPrChange>
      </w:pPr>
      <w:r w:rsidRPr="00665EB8">
        <w:t xml:space="preserve">Evans, T. G., &amp; Hofmann, G. E. (2012). Defining the limits of physiological plasticity: how gene expression can assess and predict the consequences of ocean change. </w:t>
      </w:r>
      <w:r w:rsidRPr="00EF459F">
        <w:rPr>
          <w:i/>
        </w:rPr>
        <w:t>Philosophical Transactions of the Royal Society B: Biological Sciences, 367</w:t>
      </w:r>
      <w:r w:rsidRPr="00665EB8">
        <w:t xml:space="preserve">(1596), 1733–1745. </w:t>
      </w:r>
      <w:proofErr w:type="gramStart"/>
      <w:r w:rsidRPr="00665EB8">
        <w:t>doi:10.1098</w:t>
      </w:r>
      <w:proofErr w:type="gramEnd"/>
      <w:r w:rsidRPr="00665EB8">
        <w:t>/rstb.2012.0019</w:t>
      </w:r>
    </w:p>
    <w:p w14:paraId="462F9DDE" w14:textId="77777777" w:rsidR="0013733D" w:rsidRDefault="0013733D" w:rsidP="007027E2">
      <w:pPr>
        <w:spacing w:line="480" w:lineRule="auto"/>
        <w:ind w:left="720" w:hanging="720"/>
        <w:pPrChange w:id="123" w:author="Andrew Nguyen" w:date="2015-12-04T11:03:00Z">
          <w:pPr>
            <w:ind w:left="720" w:hanging="720"/>
          </w:pPr>
        </w:pPrChange>
      </w:pPr>
      <w:proofErr w:type="gramStart"/>
      <w:r>
        <w:t>Fan, C.</w:t>
      </w:r>
      <w:r w:rsidRPr="00165AAF">
        <w:t>Y</w:t>
      </w:r>
      <w:r>
        <w:t>.</w:t>
      </w:r>
      <w:r w:rsidRPr="00165AAF">
        <w:t>, Lee</w:t>
      </w:r>
      <w:r>
        <w:t>,</w:t>
      </w:r>
      <w:r w:rsidRPr="00165AAF">
        <w:t xml:space="preserve"> S</w:t>
      </w:r>
      <w:r>
        <w:t>.</w:t>
      </w:r>
      <w:r w:rsidRPr="00165AAF">
        <w:t>, Cyr</w:t>
      </w:r>
      <w:r>
        <w:t>,</w:t>
      </w:r>
      <w:r w:rsidRPr="00165AAF">
        <w:t xml:space="preserve"> D</w:t>
      </w:r>
      <w:r>
        <w:t>.</w:t>
      </w:r>
      <w:r w:rsidRPr="00165AAF">
        <w:t>M</w:t>
      </w:r>
      <w:r>
        <w:t>.</w:t>
      </w:r>
      <w:r w:rsidRPr="00165AAF">
        <w:t xml:space="preserve"> </w:t>
      </w:r>
      <w:r>
        <w:t>(</w:t>
      </w:r>
      <w:r w:rsidRPr="00165AAF">
        <w:t>2003</w:t>
      </w:r>
      <w:r>
        <w:t>)</w:t>
      </w:r>
      <w:r w:rsidRPr="00165AAF">
        <w:t>.</w:t>
      </w:r>
      <w:proofErr w:type="gramEnd"/>
      <w:r w:rsidRPr="00165AAF">
        <w:t> </w:t>
      </w:r>
      <w:r>
        <w:t>“</w:t>
      </w:r>
      <w:r w:rsidRPr="00165AAF">
        <w:t>Mechanisms for regulation of Hsp70 function by Hsp40.</w:t>
      </w:r>
      <w:r>
        <w:t>”</w:t>
      </w:r>
      <w:r w:rsidRPr="00165AAF">
        <w:t> </w:t>
      </w:r>
      <w:r w:rsidRPr="002F0CEE">
        <w:rPr>
          <w:i/>
        </w:rPr>
        <w:t>Cell Stress Chaperones 8</w:t>
      </w:r>
      <w:r w:rsidRPr="00170C4D">
        <w:t>(1),</w:t>
      </w:r>
      <w:r>
        <w:t xml:space="preserve"> </w:t>
      </w:r>
      <w:r w:rsidRPr="00165AAF">
        <w:t xml:space="preserve">309–316. </w:t>
      </w:r>
      <w:proofErr w:type="gramStart"/>
      <w:r w:rsidRPr="00165AAF">
        <w:t>doi</w:t>
      </w:r>
      <w:proofErr w:type="gramEnd"/>
      <w:r w:rsidRPr="00165AAF">
        <w:t>:.10.1379/1466-1268</w:t>
      </w:r>
    </w:p>
    <w:p w14:paraId="2BC82EC2" w14:textId="77777777" w:rsidR="0013733D" w:rsidRDefault="0013733D" w:rsidP="007027E2">
      <w:pPr>
        <w:spacing w:line="480" w:lineRule="auto"/>
        <w:ind w:left="720" w:hanging="720"/>
        <w:pPrChange w:id="124" w:author="Andrew Nguyen" w:date="2015-12-04T11:03:00Z">
          <w:pPr>
            <w:ind w:left="720" w:hanging="720"/>
          </w:pPr>
        </w:pPrChange>
      </w:pPr>
      <w:proofErr w:type="spellStart"/>
      <w:r w:rsidRPr="00413039">
        <w:t>Hartl</w:t>
      </w:r>
      <w:proofErr w:type="spellEnd"/>
      <w:r w:rsidRPr="00413039">
        <w:t>, F. Ulrich.</w:t>
      </w:r>
      <w:r>
        <w:t xml:space="preserve"> (1996)</w:t>
      </w:r>
      <w:r w:rsidRPr="00413039">
        <w:t xml:space="preserve"> “Molecular Chaperones in Cellular Protein Folding.” </w:t>
      </w:r>
      <w:r w:rsidRPr="00413039">
        <w:rPr>
          <w:i/>
          <w:iCs/>
        </w:rPr>
        <w:t>Nature</w:t>
      </w:r>
      <w:r>
        <w:rPr>
          <w:i/>
          <w:iCs/>
        </w:rPr>
        <w:t>,</w:t>
      </w:r>
      <w:r>
        <w:t xml:space="preserve"> </w:t>
      </w:r>
      <w:r w:rsidRPr="004F6937">
        <w:rPr>
          <w:i/>
        </w:rPr>
        <w:t>381</w:t>
      </w:r>
      <w:r>
        <w:t xml:space="preserve">(6583), 571–580. </w:t>
      </w:r>
      <w:proofErr w:type="gramStart"/>
      <w:r w:rsidRPr="00413039">
        <w:t>doi:10.1038</w:t>
      </w:r>
      <w:proofErr w:type="gramEnd"/>
      <w:r w:rsidRPr="00413039">
        <w:t>/381571a0</w:t>
      </w:r>
    </w:p>
    <w:p w14:paraId="39B68B8A" w14:textId="77777777" w:rsidR="0013733D" w:rsidRDefault="0013733D" w:rsidP="007027E2">
      <w:pPr>
        <w:spacing w:line="480" w:lineRule="auto"/>
        <w:ind w:left="720" w:hanging="720"/>
        <w:pPrChange w:id="125" w:author="Andrew Nguyen" w:date="2015-12-04T11:03:00Z">
          <w:pPr>
            <w:ind w:left="720" w:hanging="720"/>
          </w:pPr>
        </w:pPrChange>
      </w:pPr>
      <w:proofErr w:type="spellStart"/>
      <w:r w:rsidRPr="00052B2A">
        <w:t>K</w:t>
      </w:r>
      <w:r>
        <w:t>ültz</w:t>
      </w:r>
      <w:proofErr w:type="spellEnd"/>
      <w:r>
        <w:t xml:space="preserve">, D. (2005). </w:t>
      </w:r>
      <w:proofErr w:type="gramStart"/>
      <w:r>
        <w:t>Molecular and evolutionary basis of the cellular stress r</w:t>
      </w:r>
      <w:r w:rsidRPr="00052B2A">
        <w:t>esponse.</w:t>
      </w:r>
      <w:proofErr w:type="gramEnd"/>
      <w:r w:rsidRPr="00052B2A">
        <w:t xml:space="preserve"> </w:t>
      </w:r>
      <w:r w:rsidRPr="00052B2A">
        <w:rPr>
          <w:i/>
        </w:rPr>
        <w:t>Annual Review of Physiology, 67</w:t>
      </w:r>
      <w:r w:rsidRPr="00052B2A">
        <w:t xml:space="preserve">(1), 225–257. </w:t>
      </w:r>
      <w:proofErr w:type="gramStart"/>
      <w:r w:rsidRPr="00052B2A">
        <w:t>doi:10.1146</w:t>
      </w:r>
      <w:proofErr w:type="gramEnd"/>
      <w:r w:rsidRPr="00052B2A">
        <w:t>/annurev.physiol.67.040403.103635</w:t>
      </w:r>
    </w:p>
    <w:p w14:paraId="2B13F66A" w14:textId="77777777" w:rsidR="0013733D" w:rsidRDefault="0013733D" w:rsidP="007027E2">
      <w:pPr>
        <w:spacing w:line="480" w:lineRule="auto"/>
        <w:ind w:left="720" w:hanging="720"/>
        <w:pPrChange w:id="126" w:author="Andrew Nguyen" w:date="2015-12-04T11:03:00Z">
          <w:pPr>
            <w:ind w:left="720" w:hanging="720"/>
          </w:pPr>
        </w:pPrChange>
      </w:pPr>
      <w:proofErr w:type="spellStart"/>
      <w:r w:rsidRPr="004F6937">
        <w:rPr>
          <w:color w:val="3366FF"/>
        </w:rPr>
        <w:t>Liberek</w:t>
      </w:r>
      <w:proofErr w:type="spellEnd"/>
      <w:r w:rsidRPr="004F6937">
        <w:rPr>
          <w:color w:val="3366FF"/>
        </w:rPr>
        <w:t>, Krzysztof</w:t>
      </w:r>
      <w:r w:rsidRPr="00761C54">
        <w:t xml:space="preserve">, </w:t>
      </w:r>
      <w:proofErr w:type="spellStart"/>
      <w:r w:rsidRPr="00761C54">
        <w:t>Agnieszka</w:t>
      </w:r>
      <w:proofErr w:type="spellEnd"/>
      <w:r w:rsidRPr="00761C54">
        <w:t xml:space="preserve"> </w:t>
      </w:r>
      <w:proofErr w:type="spellStart"/>
      <w:r w:rsidRPr="00761C54">
        <w:t>Lewandowska</w:t>
      </w:r>
      <w:proofErr w:type="spellEnd"/>
      <w:r w:rsidRPr="00761C54">
        <w:t xml:space="preserve">, and </w:t>
      </w:r>
      <w:proofErr w:type="spellStart"/>
      <w:r w:rsidRPr="00761C54">
        <w:t>Szymon</w:t>
      </w:r>
      <w:proofErr w:type="spellEnd"/>
      <w:r w:rsidRPr="00761C54">
        <w:t xml:space="preserve"> </w:t>
      </w:r>
      <w:proofErr w:type="spellStart"/>
      <w:r w:rsidRPr="00761C54">
        <w:t>Ziętkiewicz</w:t>
      </w:r>
      <w:proofErr w:type="spellEnd"/>
      <w:r w:rsidRPr="00761C54">
        <w:t>. “Chaperones in Control of Protein Disaggregation.” </w:t>
      </w:r>
      <w:proofErr w:type="gramStart"/>
      <w:r w:rsidRPr="00761C54">
        <w:rPr>
          <w:i/>
          <w:iCs/>
        </w:rPr>
        <w:t>The EMBO Journal</w:t>
      </w:r>
      <w:r w:rsidRPr="00761C54">
        <w:t> 27.2 (2008): 328–335.</w:t>
      </w:r>
      <w:proofErr w:type="gramEnd"/>
      <w:r>
        <w:t xml:space="preserve"> </w:t>
      </w:r>
      <w:proofErr w:type="spellStart"/>
      <w:proofErr w:type="gramStart"/>
      <w:r>
        <w:rPr>
          <w:bCs/>
        </w:rPr>
        <w:t>doi</w:t>
      </w:r>
      <w:proofErr w:type="spellEnd"/>
      <w:proofErr w:type="gramEnd"/>
      <w:r>
        <w:rPr>
          <w:bCs/>
        </w:rPr>
        <w:t xml:space="preserve">: </w:t>
      </w:r>
      <w:r w:rsidRPr="00761C54">
        <w:t>10.1038/sj.emboj.7601970</w:t>
      </w:r>
    </w:p>
    <w:p w14:paraId="37E10CB6" w14:textId="77777777" w:rsidR="0013733D" w:rsidRDefault="0013733D" w:rsidP="007027E2">
      <w:pPr>
        <w:spacing w:line="480" w:lineRule="auto"/>
        <w:ind w:left="720" w:hanging="720"/>
        <w:pPrChange w:id="127" w:author="Andrew Nguyen" w:date="2015-12-04T11:03:00Z">
          <w:pPr>
            <w:ind w:left="720" w:hanging="720"/>
          </w:pPr>
        </w:pPrChange>
      </w:pPr>
      <w:proofErr w:type="spellStart"/>
      <w:r w:rsidRPr="005B1E43">
        <w:t>Lanneau</w:t>
      </w:r>
      <w:proofErr w:type="spellEnd"/>
      <w:r w:rsidRPr="005B1E43">
        <w:t xml:space="preserve">, D., </w:t>
      </w:r>
      <w:proofErr w:type="spellStart"/>
      <w:r w:rsidRPr="005B1E43">
        <w:t>Wettstein</w:t>
      </w:r>
      <w:proofErr w:type="spellEnd"/>
      <w:r w:rsidRPr="005B1E43">
        <w:t xml:space="preserve">, G., </w:t>
      </w:r>
      <w:proofErr w:type="spellStart"/>
      <w:r w:rsidRPr="005B1E43">
        <w:t>Bonniaud</w:t>
      </w:r>
      <w:proofErr w:type="spellEnd"/>
      <w:r w:rsidRPr="005B1E43">
        <w:t xml:space="preserve">, P., &amp; </w:t>
      </w:r>
      <w:proofErr w:type="spellStart"/>
      <w:r w:rsidRPr="005B1E43">
        <w:t>Garrido</w:t>
      </w:r>
      <w:proofErr w:type="spellEnd"/>
      <w:r w:rsidRPr="005B1E43">
        <w:t>, C. (2010) “Heat Shock Proteins: Cell Protection through Protein Triage,” </w:t>
      </w:r>
      <w:proofErr w:type="spellStart"/>
      <w:r w:rsidRPr="005B1E43">
        <w:rPr>
          <w:i/>
        </w:rPr>
        <w:t>TheScientificWorldJOURNAL</w:t>
      </w:r>
      <w:proofErr w:type="spellEnd"/>
      <w:r w:rsidRPr="005B1E43">
        <w:t xml:space="preserve">, </w:t>
      </w:r>
      <w:r w:rsidRPr="005B1E43">
        <w:rPr>
          <w:i/>
        </w:rPr>
        <w:t>10</w:t>
      </w:r>
      <w:r w:rsidRPr="005B1E43">
        <w:t xml:space="preserve">(2010), 1543-1552. </w:t>
      </w:r>
      <w:proofErr w:type="gramStart"/>
      <w:r w:rsidRPr="005B1E43">
        <w:t>doi:10.1100</w:t>
      </w:r>
      <w:proofErr w:type="gramEnd"/>
      <w:r w:rsidRPr="005B1E43">
        <w:t>/tsw.2010.152</w:t>
      </w:r>
    </w:p>
    <w:p w14:paraId="4FB1718A" w14:textId="77777777" w:rsidR="0013733D" w:rsidRDefault="0013733D" w:rsidP="007027E2">
      <w:pPr>
        <w:spacing w:line="480" w:lineRule="auto"/>
        <w:ind w:left="720" w:hanging="720"/>
        <w:pPrChange w:id="128" w:author="Andrew Nguyen" w:date="2015-12-04T11:03:00Z">
          <w:pPr>
            <w:ind w:left="720" w:hanging="720"/>
          </w:pPr>
        </w:pPrChange>
      </w:pPr>
      <w:r w:rsidRPr="004F6937">
        <w:rPr>
          <w:color w:val="3366FF"/>
        </w:rPr>
        <w:t>Li,</w:t>
      </w:r>
      <w:r w:rsidRPr="0022092B">
        <w:t xml:space="preserve"> Z. and </w:t>
      </w:r>
      <w:proofErr w:type="spellStart"/>
      <w:r w:rsidRPr="0022092B">
        <w:t>Srivastava</w:t>
      </w:r>
      <w:proofErr w:type="spellEnd"/>
      <w:r w:rsidRPr="0022092B">
        <w:t xml:space="preserve">, P. </w:t>
      </w:r>
      <w:r>
        <w:t>(</w:t>
      </w:r>
      <w:r w:rsidRPr="0022092B">
        <w:t>2004</w:t>
      </w:r>
      <w:r>
        <w:t>)</w:t>
      </w:r>
      <w:r w:rsidRPr="0022092B">
        <w:t xml:space="preserve">. </w:t>
      </w:r>
      <w:r>
        <w:t>“</w:t>
      </w:r>
      <w:r w:rsidRPr="0022092B">
        <w:t>Heat-Shock Proteins.</w:t>
      </w:r>
      <w:r>
        <w:t>”</w:t>
      </w:r>
      <w:r w:rsidRPr="0022092B">
        <w:t xml:space="preserve"> </w:t>
      </w:r>
      <w:proofErr w:type="gramStart"/>
      <w:r w:rsidRPr="0022092B">
        <w:rPr>
          <w:i/>
        </w:rPr>
        <w:t>Current Protocols in Immunology</w:t>
      </w:r>
      <w:r>
        <w:t xml:space="preserve">, </w:t>
      </w:r>
      <w:r w:rsidRPr="0022092B">
        <w:rPr>
          <w:i/>
        </w:rPr>
        <w:t>58</w:t>
      </w:r>
      <w:r>
        <w:t>(</w:t>
      </w:r>
      <w:r w:rsidRPr="0022092B">
        <w:t>1</w:t>
      </w:r>
      <w:r>
        <w:t>), 1-</w:t>
      </w:r>
      <w:r w:rsidRPr="0022092B">
        <w:t>6.</w:t>
      </w:r>
      <w:proofErr w:type="gramEnd"/>
    </w:p>
    <w:p w14:paraId="4106B02B" w14:textId="5DE05C19" w:rsidR="00791DC5" w:rsidRPr="00E069EE" w:rsidRDefault="00791DC5" w:rsidP="007027E2">
      <w:pPr>
        <w:spacing w:line="480" w:lineRule="auto"/>
        <w:ind w:left="720" w:hanging="720"/>
        <w:pPrChange w:id="129" w:author="Andrew Nguyen" w:date="2015-12-04T11:03:00Z">
          <w:pPr>
            <w:ind w:left="720" w:hanging="720"/>
          </w:pPr>
        </w:pPrChange>
      </w:pPr>
      <w:proofErr w:type="spellStart"/>
      <w:proofErr w:type="gramStart"/>
      <w:r w:rsidRPr="00E069EE">
        <w:t>Livak</w:t>
      </w:r>
      <w:proofErr w:type="spellEnd"/>
      <w:r w:rsidRPr="00E069EE">
        <w:t xml:space="preserve"> ,K.J</w:t>
      </w:r>
      <w:proofErr w:type="gramEnd"/>
      <w:r w:rsidRPr="00E069EE">
        <w:t xml:space="preserve">., </w:t>
      </w:r>
      <w:proofErr w:type="spellStart"/>
      <w:r w:rsidRPr="00E069EE">
        <w:t>Schmittgen</w:t>
      </w:r>
      <w:proofErr w:type="spellEnd"/>
      <w:r w:rsidRPr="00E069EE">
        <w:t>, T.D. (2001) “</w:t>
      </w:r>
      <w:r w:rsidRPr="00E069EE">
        <w:rPr>
          <w:b/>
          <w:bCs/>
        </w:rPr>
        <w:t>Analysis of Relative Gene Expression Data Using Real-Time Quantitative PCR and the 2−ΔΔCT Method</w:t>
      </w:r>
      <w:r w:rsidRPr="00E069EE">
        <w:t xml:space="preserve">.” </w:t>
      </w:r>
      <w:proofErr w:type="gramStart"/>
      <w:r w:rsidRPr="00E069EE">
        <w:rPr>
          <w:i/>
          <w:iCs/>
        </w:rPr>
        <w:t>Methods</w:t>
      </w:r>
      <w:r w:rsidRPr="00E069EE">
        <w:t xml:space="preserve">, </w:t>
      </w:r>
      <w:r w:rsidRPr="00E069EE">
        <w:rPr>
          <w:bCs/>
          <w:i/>
        </w:rPr>
        <w:t>25</w:t>
      </w:r>
      <w:r w:rsidRPr="00E069EE">
        <w:t>: 402–408.</w:t>
      </w:r>
      <w:proofErr w:type="gramEnd"/>
    </w:p>
    <w:p w14:paraId="655DA9A6" w14:textId="77777777" w:rsidR="0013733D" w:rsidRDefault="0013733D" w:rsidP="007027E2">
      <w:pPr>
        <w:spacing w:line="480" w:lineRule="auto"/>
        <w:ind w:left="720" w:hanging="720"/>
        <w:rPr>
          <w:rFonts w:eastAsia="Times New Roman" w:cs="Times New Roman"/>
        </w:rPr>
        <w:pPrChange w:id="130" w:author="Andrew Nguyen" w:date="2015-12-04T11:03:00Z">
          <w:pPr>
            <w:ind w:left="720" w:hanging="720"/>
          </w:pPr>
        </w:pPrChange>
      </w:pPr>
      <w:proofErr w:type="gramStart"/>
      <w:r w:rsidRPr="00EF459F">
        <w:rPr>
          <w:rFonts w:eastAsia="Times New Roman" w:cs="Times New Roman"/>
        </w:rPr>
        <w:t xml:space="preserve">Morris, J. P., </w:t>
      </w:r>
      <w:proofErr w:type="spellStart"/>
      <w:r w:rsidRPr="00EF459F">
        <w:rPr>
          <w:rFonts w:eastAsia="Times New Roman" w:cs="Times New Roman"/>
        </w:rPr>
        <w:t>Thatje</w:t>
      </w:r>
      <w:proofErr w:type="spellEnd"/>
      <w:r w:rsidRPr="00EF459F">
        <w:rPr>
          <w:rFonts w:eastAsia="Times New Roman" w:cs="Times New Roman"/>
        </w:rPr>
        <w:t xml:space="preserve">, S., &amp; </w:t>
      </w:r>
      <w:proofErr w:type="spellStart"/>
      <w:r w:rsidRPr="00EF459F">
        <w:rPr>
          <w:rFonts w:eastAsia="Times New Roman" w:cs="Times New Roman"/>
        </w:rPr>
        <w:t>Hauton</w:t>
      </w:r>
      <w:proofErr w:type="spellEnd"/>
      <w:r w:rsidRPr="00EF459F">
        <w:rPr>
          <w:rFonts w:eastAsia="Times New Roman" w:cs="Times New Roman"/>
        </w:rPr>
        <w:t>, C. (2013).</w:t>
      </w:r>
      <w:proofErr w:type="gramEnd"/>
      <w:r w:rsidRPr="00EF459F">
        <w:rPr>
          <w:rFonts w:eastAsia="Times New Roman" w:cs="Times New Roman"/>
        </w:rPr>
        <w:t xml:space="preserve"> </w:t>
      </w:r>
      <w:r>
        <w:rPr>
          <w:rFonts w:eastAsia="Times New Roman" w:cs="Times New Roman"/>
        </w:rPr>
        <w:t>“</w:t>
      </w:r>
      <w:r w:rsidRPr="00EF459F">
        <w:rPr>
          <w:rFonts w:eastAsia="Times New Roman" w:cs="Times New Roman"/>
        </w:rPr>
        <w:t>The use of stress-70 proteins in physiology: a re-appraisal.</w:t>
      </w:r>
      <w:r>
        <w:rPr>
          <w:rFonts w:eastAsia="Times New Roman" w:cs="Times New Roman"/>
        </w:rPr>
        <w:t>”</w:t>
      </w:r>
      <w:r w:rsidRPr="00EF459F">
        <w:rPr>
          <w:rFonts w:eastAsia="Times New Roman" w:cs="Times New Roman"/>
        </w:rPr>
        <w:t xml:space="preserve"> </w:t>
      </w:r>
      <w:r w:rsidRPr="00052B2A">
        <w:rPr>
          <w:rFonts w:eastAsia="Times New Roman" w:cs="Times New Roman"/>
          <w:i/>
        </w:rPr>
        <w:t>Molecular Ecology, 22</w:t>
      </w:r>
      <w:r w:rsidRPr="00EF459F">
        <w:rPr>
          <w:rFonts w:eastAsia="Times New Roman" w:cs="Times New Roman"/>
        </w:rPr>
        <w:t xml:space="preserve">(6), 1494–1502. </w:t>
      </w:r>
      <w:proofErr w:type="gramStart"/>
      <w:r w:rsidRPr="00EF459F">
        <w:rPr>
          <w:rFonts w:eastAsia="Times New Roman" w:cs="Times New Roman"/>
        </w:rPr>
        <w:t>doi:10.1111</w:t>
      </w:r>
      <w:proofErr w:type="gramEnd"/>
      <w:r w:rsidRPr="00EF459F">
        <w:rPr>
          <w:rFonts w:eastAsia="Times New Roman" w:cs="Times New Roman"/>
        </w:rPr>
        <w:t>/mec.12216</w:t>
      </w:r>
    </w:p>
    <w:p w14:paraId="5542426F" w14:textId="77777777" w:rsidR="0013733D" w:rsidRPr="00374D44" w:rsidRDefault="0013733D" w:rsidP="007027E2">
      <w:pPr>
        <w:spacing w:line="480" w:lineRule="auto"/>
        <w:ind w:left="720" w:hanging="720"/>
        <w:pPrChange w:id="131" w:author="Andrew Nguyen" w:date="2015-12-04T11:03:00Z">
          <w:pPr>
            <w:ind w:left="720" w:hanging="720"/>
          </w:pPr>
        </w:pPrChange>
      </w:pPr>
      <w:proofErr w:type="spellStart"/>
      <w:r w:rsidRPr="00DF5808">
        <w:t>Pelini</w:t>
      </w:r>
      <w:proofErr w:type="spellEnd"/>
      <w:r w:rsidRPr="00DF5808">
        <w:t xml:space="preserve">, S. L., Bowles, F. P., Ellison, A. M., Gotelli, N. J., Sanders, N. J. and Dunn, R. R. (2011), </w:t>
      </w:r>
      <w:r>
        <w:t>“</w:t>
      </w:r>
      <w:r w:rsidRPr="00DF5808">
        <w:t>Heating up the forest: open-top chamber warming manipulation of arthropod communities at Harvard and Duke Forests.</w:t>
      </w:r>
      <w:r>
        <w:t>”</w:t>
      </w:r>
      <w:r w:rsidRPr="00DF5808">
        <w:t xml:space="preserve"> </w:t>
      </w:r>
      <w:proofErr w:type="gramStart"/>
      <w:r w:rsidRPr="004F6937">
        <w:rPr>
          <w:i/>
        </w:rPr>
        <w:t>Methods in Ecology and Evolution, 2</w:t>
      </w:r>
      <w:r>
        <w:t>(1):</w:t>
      </w:r>
      <w:r w:rsidRPr="00DF5808">
        <w:t> 534–540.</w:t>
      </w:r>
      <w:proofErr w:type="gramEnd"/>
      <w:r w:rsidRPr="00DF5808">
        <w:t xml:space="preserve"> </w:t>
      </w:r>
      <w:proofErr w:type="spellStart"/>
      <w:proofErr w:type="gramStart"/>
      <w:r w:rsidRPr="00DF5808">
        <w:t>doi</w:t>
      </w:r>
      <w:proofErr w:type="spellEnd"/>
      <w:proofErr w:type="gramEnd"/>
      <w:r w:rsidRPr="00DF5808">
        <w:t>: 10.1111/j.2041-210X.2011.00100.x</w:t>
      </w:r>
    </w:p>
    <w:p w14:paraId="69FB8333" w14:textId="77777777" w:rsidR="0013733D" w:rsidRPr="00B00242" w:rsidRDefault="0013733D" w:rsidP="007027E2">
      <w:pPr>
        <w:spacing w:line="480" w:lineRule="auto"/>
        <w:ind w:left="720" w:hanging="720"/>
        <w:rPr>
          <w:rFonts w:eastAsia="Times New Roman" w:cs="Times New Roman"/>
        </w:rPr>
        <w:pPrChange w:id="132" w:author="Andrew Nguyen" w:date="2015-12-04T11:03:00Z">
          <w:pPr>
            <w:ind w:left="720" w:hanging="720"/>
          </w:pPr>
        </w:pPrChange>
      </w:pPr>
      <w:r w:rsidRPr="00374D44">
        <w:rPr>
          <w:rFonts w:eastAsia="Times New Roman" w:cs="Times New Roman"/>
        </w:rPr>
        <w:t xml:space="preserve">Stuble, K. L., </w:t>
      </w:r>
      <w:proofErr w:type="spellStart"/>
      <w:r w:rsidRPr="00374D44">
        <w:rPr>
          <w:rFonts w:eastAsia="Times New Roman" w:cs="Times New Roman"/>
        </w:rPr>
        <w:t>Pelini</w:t>
      </w:r>
      <w:proofErr w:type="spellEnd"/>
      <w:r w:rsidRPr="00374D44">
        <w:rPr>
          <w:rFonts w:eastAsia="Times New Roman" w:cs="Times New Roman"/>
        </w:rPr>
        <w:t>, S. L., Diamond, S. E., Fowler, D. A., Dunn, R.</w:t>
      </w:r>
      <w:r w:rsidRPr="00374D44">
        <w:rPr>
          <w:rFonts w:eastAsia="Times New Roman" w:cs="Times New Roman"/>
        </w:rPr>
        <w:br/>
        <w:t xml:space="preserve">R., &amp; Sanders, N. J. (2013). </w:t>
      </w:r>
      <w:r>
        <w:rPr>
          <w:rFonts w:eastAsia="Times New Roman" w:cs="Times New Roman"/>
        </w:rPr>
        <w:t>“</w:t>
      </w:r>
      <w:r w:rsidRPr="00374D44">
        <w:rPr>
          <w:rFonts w:eastAsia="Times New Roman" w:cs="Times New Roman"/>
        </w:rPr>
        <w:t>Foraging by forest ants under experimental</w:t>
      </w:r>
      <w:r w:rsidRPr="00374D44">
        <w:rPr>
          <w:rFonts w:eastAsia="Times New Roman" w:cs="Times New Roman"/>
        </w:rPr>
        <w:br/>
        <w:t>climatic warming: a test at two sites.</w:t>
      </w:r>
      <w:r>
        <w:rPr>
          <w:rFonts w:eastAsia="Times New Roman" w:cs="Times New Roman"/>
        </w:rPr>
        <w:t>”</w:t>
      </w:r>
      <w:r w:rsidRPr="00374D44">
        <w:rPr>
          <w:rFonts w:eastAsia="Times New Roman" w:cs="Times New Roman"/>
        </w:rPr>
        <w:t xml:space="preserve"> </w:t>
      </w:r>
      <w:r w:rsidRPr="00374D44">
        <w:rPr>
          <w:rFonts w:eastAsia="Times New Roman" w:cs="Times New Roman"/>
          <w:i/>
        </w:rPr>
        <w:t>Ecology and Evolution, 3</w:t>
      </w:r>
      <w:r>
        <w:rPr>
          <w:rFonts w:eastAsia="Times New Roman" w:cs="Times New Roman"/>
        </w:rPr>
        <w:t>(3):</w:t>
      </w:r>
      <w:r w:rsidRPr="00374D44">
        <w:rPr>
          <w:rFonts w:eastAsia="Times New Roman" w:cs="Times New Roman"/>
        </w:rPr>
        <w:br/>
        <w:t>482</w:t>
      </w:r>
      <w:r>
        <w:rPr>
          <w:rFonts w:eastAsia="Times New Roman" w:cs="Times New Roman"/>
        </w:rPr>
        <w:t>-</w:t>
      </w:r>
      <w:r w:rsidRPr="00374D44">
        <w:rPr>
          <w:rFonts w:eastAsia="Times New Roman" w:cs="Times New Roman"/>
        </w:rPr>
        <w:softHyphen/>
        <w:t>491. </w:t>
      </w:r>
      <w:r w:rsidRPr="00052B2A">
        <w:rPr>
          <w:rFonts w:eastAsia="Times New Roman" w:cs="Times New Roman"/>
        </w:rPr>
        <w:fldChar w:fldCharType="begin"/>
      </w:r>
      <w:r w:rsidRPr="00052B2A">
        <w:rPr>
          <w:rFonts w:eastAsia="Times New Roman" w:cs="Times New Roman"/>
        </w:rPr>
        <w:instrText xml:space="preserve"> HYPERLINK "http://doi.org/10.1002/ece3.473" \t "_blank" </w:instrText>
      </w:r>
      <w:r w:rsidRPr="00052B2A">
        <w:rPr>
          <w:rFonts w:eastAsia="Times New Roman" w:cs="Times New Roman"/>
        </w:rPr>
        <w:fldChar w:fldCharType="separate"/>
      </w:r>
      <w:proofErr w:type="gramStart"/>
      <w:r w:rsidRPr="00052B2A">
        <w:rPr>
          <w:rStyle w:val="Hyperlink"/>
          <w:rFonts w:eastAsia="Times New Roman" w:cs="Times New Roman"/>
        </w:rPr>
        <w:t>doi.org</w:t>
      </w:r>
      <w:proofErr w:type="gramEnd"/>
      <w:r w:rsidRPr="00052B2A">
        <w:rPr>
          <w:rStyle w:val="Hyperlink"/>
          <w:rFonts w:eastAsia="Times New Roman" w:cs="Times New Roman"/>
        </w:rPr>
        <w:t>/10.1002/ece3.473</w:t>
      </w:r>
      <w:r w:rsidRPr="00052B2A">
        <w:rPr>
          <w:rFonts w:eastAsia="Times New Roman" w:cs="Times New Roman"/>
        </w:rPr>
        <w:fldChar w:fldCharType="end"/>
      </w:r>
    </w:p>
    <w:p w14:paraId="70E5246D" w14:textId="77777777" w:rsidR="0013733D" w:rsidRDefault="0013733D" w:rsidP="007027E2">
      <w:pPr>
        <w:spacing w:line="480" w:lineRule="auto"/>
        <w:ind w:left="720" w:hanging="720"/>
        <w:pPrChange w:id="133" w:author="Andrew Nguyen" w:date="2015-12-04T11:03:00Z">
          <w:pPr>
            <w:ind w:left="720" w:hanging="720"/>
          </w:pPr>
        </w:pPrChange>
      </w:pPr>
      <w:r>
        <w:t xml:space="preserve">Walther, G. R., Post, E., Convey, P., </w:t>
      </w:r>
      <w:proofErr w:type="spellStart"/>
      <w:r>
        <w:t>Menzel</w:t>
      </w:r>
      <w:proofErr w:type="spellEnd"/>
      <w:r>
        <w:t xml:space="preserve">, A., Parmesan, C., </w:t>
      </w:r>
      <w:proofErr w:type="spellStart"/>
      <w:r>
        <w:t>Beebee</w:t>
      </w:r>
      <w:proofErr w:type="spellEnd"/>
      <w:r>
        <w:t xml:space="preserve">, T. J., </w:t>
      </w:r>
      <w:proofErr w:type="spellStart"/>
      <w:r>
        <w:t>Fromentin</w:t>
      </w:r>
      <w:proofErr w:type="spellEnd"/>
      <w:r>
        <w:t xml:space="preserve">, J. M., </w:t>
      </w:r>
      <w:proofErr w:type="spellStart"/>
      <w:r>
        <w:t>Hoegh-Guldber</w:t>
      </w:r>
      <w:proofErr w:type="spellEnd"/>
      <w:r>
        <w:t xml:space="preserve">, O., &amp; </w:t>
      </w:r>
      <w:proofErr w:type="spellStart"/>
      <w:r>
        <w:t>Bairlein</w:t>
      </w:r>
      <w:proofErr w:type="spellEnd"/>
      <w:r>
        <w:t xml:space="preserve">, F. (2002). “Ecological response to recent climate change.” </w:t>
      </w:r>
      <w:r w:rsidRPr="00EF459F">
        <w:rPr>
          <w:i/>
        </w:rPr>
        <w:t>National Center for Biotechnology Information: Nature, 416</w:t>
      </w:r>
      <w:r w:rsidRPr="00496046">
        <w:t>(6879):</w:t>
      </w:r>
      <w:r>
        <w:t xml:space="preserve"> </w:t>
      </w:r>
      <w:r w:rsidRPr="00496046">
        <w:t>389-95</w:t>
      </w:r>
    </w:p>
    <w:p w14:paraId="21B34ED4" w14:textId="77777777" w:rsidR="0013733D" w:rsidRPr="00052B2A" w:rsidRDefault="0013733D" w:rsidP="007027E2">
      <w:pPr>
        <w:spacing w:line="480" w:lineRule="auto"/>
        <w:ind w:left="720" w:hanging="720"/>
        <w:pPrChange w:id="134" w:author="Andrew Nguyen" w:date="2015-12-04T11:03:00Z">
          <w:pPr>
            <w:ind w:left="720" w:hanging="720"/>
          </w:pPr>
        </w:pPrChange>
      </w:pPr>
      <w:r w:rsidRPr="00052B2A">
        <w:t xml:space="preserve">Warren, R. J., &amp; Chick, L. (2013). </w:t>
      </w:r>
      <w:r>
        <w:t>“</w:t>
      </w:r>
      <w:r w:rsidRPr="00052B2A">
        <w:t>Upward ant distribution shift corresponds with minimum, not maximum, temperature tolerance.</w:t>
      </w:r>
      <w:r>
        <w:t>”</w:t>
      </w:r>
      <w:r w:rsidRPr="00052B2A">
        <w:t xml:space="preserve"> </w:t>
      </w:r>
      <w:r w:rsidRPr="00052B2A">
        <w:rPr>
          <w:i/>
          <w:iCs/>
        </w:rPr>
        <w:t>Global Change Biology</w:t>
      </w:r>
      <w:r w:rsidRPr="00052B2A">
        <w:t xml:space="preserve">, </w:t>
      </w:r>
      <w:r w:rsidRPr="00052B2A">
        <w:rPr>
          <w:i/>
          <w:iCs/>
        </w:rPr>
        <w:t>19</w:t>
      </w:r>
      <w:r w:rsidRPr="00052B2A">
        <w:t xml:space="preserve">(7), 2082–2088. </w:t>
      </w:r>
      <w:proofErr w:type="gramStart"/>
      <w:r w:rsidRPr="00052B2A">
        <w:t>doi.org</w:t>
      </w:r>
      <w:proofErr w:type="gramEnd"/>
      <w:r w:rsidRPr="00052B2A">
        <w:t>/10.1111/gcb.12169</w:t>
      </w:r>
    </w:p>
    <w:p w14:paraId="740A85DA" w14:textId="77777777" w:rsidR="0022092B" w:rsidRPr="0022092B" w:rsidRDefault="0022092B" w:rsidP="007027E2">
      <w:pPr>
        <w:spacing w:line="480" w:lineRule="auto"/>
        <w:rPr>
          <w:rFonts w:eastAsia="Times New Roman" w:cs="Times New Roman"/>
          <w:color w:val="333333"/>
          <w:shd w:val="clear" w:color="auto" w:fill="FFFFFF"/>
        </w:rPr>
        <w:pPrChange w:id="135" w:author="Andrew Nguyen" w:date="2015-12-04T11:03:00Z">
          <w:pPr>
            <w:spacing w:line="276" w:lineRule="auto"/>
          </w:pPr>
        </w:pPrChange>
      </w:pPr>
    </w:p>
    <w:sectPr w:rsidR="0022092B" w:rsidRPr="0022092B" w:rsidSect="007027E2">
      <w:pgSz w:w="12240" w:h="15840"/>
      <w:pgMar w:top="1440" w:right="1800" w:bottom="1440" w:left="1800" w:header="720" w:footer="720" w:gutter="0"/>
      <w:lnNumType w:countBy="1" w:restart="continuous"/>
      <w:cols w:space="720"/>
      <w:docGrid w:linePitch="360"/>
      <w:sectPrChange w:id="136" w:author="Andrew Nguyen" w:date="2015-12-04T11:03:00Z">
        <w:sectPr w:rsidR="0022092B" w:rsidRPr="0022092B" w:rsidSect="007027E2">
          <w:pgMar w:top="1440" w:right="1800" w:bottom="1440" w:left="1800" w:header="720" w:footer="720" w:gutter="0"/>
          <w:lnNumType w:countBy="0" w:restart="newPage"/>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ndrew Nguyen" w:date="2015-12-04T11:15:00Z" w:initials="AN">
    <w:p w14:paraId="0878FC2B" w14:textId="5D997335" w:rsidR="007027E2" w:rsidRDefault="007027E2">
      <w:pPr>
        <w:pStyle w:val="CommentText"/>
      </w:pPr>
      <w:r>
        <w:rPr>
          <w:rStyle w:val="CommentReference"/>
        </w:rPr>
        <w:annotationRef/>
      </w:r>
      <w:r>
        <w:t>Format into journal you want to submit to</w:t>
      </w:r>
    </w:p>
  </w:comment>
  <w:comment w:id="3" w:author="Andrew Nguyen" w:date="2015-12-04T11:02:00Z" w:initials="AN">
    <w:p w14:paraId="696E212B" w14:textId="7D24300D" w:rsidR="007027E2" w:rsidRDefault="007027E2">
      <w:pPr>
        <w:pStyle w:val="CommentText"/>
      </w:pPr>
      <w:r>
        <w:rPr>
          <w:rStyle w:val="CommentReference"/>
        </w:rPr>
        <w:annotationRef/>
      </w:r>
      <w:r>
        <w:t>Structure this like a real paper that you’re going to submit…are you the only author?</w:t>
      </w:r>
    </w:p>
  </w:comment>
  <w:comment w:id="20" w:author="Andrew Nguyen" w:date="2015-12-04T11:29:00Z" w:initials="AN">
    <w:p w14:paraId="3522A8D4" w14:textId="0D742CA7" w:rsidR="00753E30" w:rsidRDefault="00753E30">
      <w:pPr>
        <w:pStyle w:val="CommentText"/>
      </w:pPr>
      <w:r>
        <w:rPr>
          <w:rStyle w:val="CommentReference"/>
        </w:rPr>
        <w:annotationRef/>
      </w:r>
      <w:r>
        <w:t>This sentence does not follow the previous one</w:t>
      </w:r>
    </w:p>
  </w:comment>
  <w:comment w:id="22" w:author="Andrew Nguyen" w:date="2015-12-04T11:29:00Z" w:initials="AN">
    <w:p w14:paraId="722A0554" w14:textId="5ED985D3" w:rsidR="00753E30" w:rsidRDefault="00753E30">
      <w:pPr>
        <w:pStyle w:val="CommentText"/>
      </w:pPr>
      <w:r>
        <w:rPr>
          <w:rStyle w:val="CommentReference"/>
        </w:rPr>
        <w:annotationRef/>
      </w:r>
      <w:r>
        <w:t>Odd placement of argument…your topic sentence has nothing to do with predictions</w:t>
      </w:r>
    </w:p>
  </w:comment>
  <w:comment w:id="21" w:author="Andrew Nguyen" w:date="2015-12-04T11:17:00Z" w:initials="AN">
    <w:p w14:paraId="0EA9BDD6" w14:textId="72CECFBB" w:rsidR="007027E2" w:rsidRDefault="007027E2">
      <w:pPr>
        <w:pStyle w:val="CommentText"/>
      </w:pPr>
      <w:r>
        <w:rPr>
          <w:rStyle w:val="CommentReference"/>
        </w:rPr>
        <w:annotationRef/>
      </w:r>
      <w:r>
        <w:t>I think it’s better to say you need to assess sub-lethal stress</w:t>
      </w:r>
    </w:p>
  </w:comment>
  <w:comment w:id="25" w:author="Andrew Nguyen" w:date="2015-12-04T11:18:00Z" w:initials="AN">
    <w:p w14:paraId="71BD26F4" w14:textId="356748EF" w:rsidR="007027E2" w:rsidRDefault="007027E2">
      <w:pPr>
        <w:pStyle w:val="CommentText"/>
      </w:pPr>
      <w:r>
        <w:rPr>
          <w:rStyle w:val="CommentReference"/>
        </w:rPr>
        <w:annotationRef/>
      </w:r>
      <w:r>
        <w:t>Change this and the next paragraph…</w:t>
      </w:r>
      <w:proofErr w:type="gramStart"/>
      <w:r>
        <w:t>.lump</w:t>
      </w:r>
      <w:proofErr w:type="gramEnd"/>
      <w:r>
        <w:t xml:space="preserve"> all </w:t>
      </w:r>
      <w:proofErr w:type="spellStart"/>
      <w:r>
        <w:t>HSps</w:t>
      </w:r>
      <w:proofErr w:type="spellEnd"/>
      <w:r>
        <w:t xml:space="preserve"> into a 1 paragraph—you don't need the details you have here….instead add what other studies have shown when using </w:t>
      </w:r>
      <w:proofErr w:type="spellStart"/>
      <w:r>
        <w:t>hsps</w:t>
      </w:r>
      <w:proofErr w:type="spellEnd"/>
      <w:r>
        <w:t xml:space="preserve"> to measure </w:t>
      </w:r>
      <w:proofErr w:type="spellStart"/>
      <w:r>
        <w:t>sublethal</w:t>
      </w:r>
      <w:proofErr w:type="spellEnd"/>
      <w:r>
        <w:t xml:space="preserve"> stress</w:t>
      </w:r>
    </w:p>
  </w:comment>
  <w:comment w:id="26" w:author="Andrew Nguyen" w:date="2015-12-04T11:29:00Z" w:initials="AN">
    <w:p w14:paraId="7539ED42" w14:textId="48A4BBF0" w:rsidR="00753E30" w:rsidRDefault="00753E30">
      <w:pPr>
        <w:pStyle w:val="CommentText"/>
      </w:pPr>
      <w:r>
        <w:rPr>
          <w:rStyle w:val="CommentReference"/>
        </w:rPr>
        <w:annotationRef/>
      </w:r>
      <w:r>
        <w:t>Get rid</w:t>
      </w:r>
    </w:p>
  </w:comment>
  <w:comment w:id="30" w:author="Andrew Nguyen" w:date="2015-12-04T11:26:00Z" w:initials="AN">
    <w:p w14:paraId="1F7F1A75" w14:textId="3ABA6CA5" w:rsidR="00753E30" w:rsidRDefault="00753E30">
      <w:pPr>
        <w:pStyle w:val="CommentText"/>
      </w:pPr>
      <w:r>
        <w:rPr>
          <w:rStyle w:val="CommentReference"/>
        </w:rPr>
        <w:annotationRef/>
      </w:r>
      <w:r>
        <w:t>Didn't you say this before?</w:t>
      </w:r>
    </w:p>
  </w:comment>
  <w:comment w:id="31" w:author="Andrew Nguyen" w:date="2015-12-04T11:26:00Z" w:initials="AN">
    <w:p w14:paraId="1DCC9D6E" w14:textId="58A53FAA" w:rsidR="00753E30" w:rsidRDefault="00753E30">
      <w:pPr>
        <w:pStyle w:val="CommentText"/>
      </w:pPr>
      <w:r>
        <w:rPr>
          <w:rStyle w:val="CommentReference"/>
        </w:rPr>
        <w:annotationRef/>
      </w:r>
      <w:r>
        <w:t>Too many ideas in this paragraph</w:t>
      </w:r>
    </w:p>
  </w:comment>
  <w:comment w:id="32" w:author="Andrew Nguyen" w:date="2015-12-04T11:28:00Z" w:initials="AN">
    <w:p w14:paraId="1DE9BF03" w14:textId="2FE1BB4A" w:rsidR="00753E30" w:rsidRDefault="00753E30">
      <w:pPr>
        <w:pStyle w:val="CommentText"/>
      </w:pPr>
      <w:r>
        <w:rPr>
          <w:rStyle w:val="CommentReference"/>
        </w:rPr>
        <w:annotationRef/>
      </w:r>
      <w:r>
        <w:t xml:space="preserve">You’re switching from Aphaenogaster to all ants now? Make your argument more linear---stick with impact on </w:t>
      </w:r>
      <w:proofErr w:type="spellStart"/>
      <w:r>
        <w:t>aphaenogaster</w:t>
      </w:r>
      <w:proofErr w:type="spellEnd"/>
    </w:p>
  </w:comment>
  <w:comment w:id="40" w:author="Andrew Nguyen" w:date="2015-12-04T11:25:00Z" w:initials="AN">
    <w:p w14:paraId="01CC90C0" w14:textId="4CAE5727" w:rsidR="00753E30" w:rsidRDefault="00753E30">
      <w:pPr>
        <w:pStyle w:val="CommentText"/>
      </w:pPr>
      <w:r>
        <w:rPr>
          <w:rStyle w:val="CommentReference"/>
        </w:rPr>
        <w:annotationRef/>
      </w:r>
      <w:r>
        <w:t>Don’t use “I”…use “we”</w:t>
      </w:r>
    </w:p>
  </w:comment>
  <w:comment w:id="39" w:author="Andrew Nguyen" w:date="2015-12-04T11:08:00Z" w:initials="AN">
    <w:p w14:paraId="7BD2DB1A" w14:textId="3DE430EA" w:rsidR="007027E2" w:rsidRDefault="007027E2">
      <w:pPr>
        <w:pStyle w:val="CommentText"/>
      </w:pPr>
      <w:r>
        <w:rPr>
          <w:rStyle w:val="CommentReference"/>
        </w:rPr>
        <w:annotationRef/>
      </w:r>
      <w:r>
        <w:t>In this study….</w:t>
      </w:r>
    </w:p>
  </w:comment>
  <w:comment w:id="41" w:author="Andrew Nguyen" w:date="2015-12-04T11:25:00Z" w:initials="AN">
    <w:p w14:paraId="07BC51F8" w14:textId="6C00160F" w:rsidR="00753E30" w:rsidRDefault="00753E30">
      <w:pPr>
        <w:pStyle w:val="CommentText"/>
      </w:pPr>
      <w:r>
        <w:rPr>
          <w:rStyle w:val="CommentReference"/>
        </w:rPr>
        <w:annotationRef/>
      </w:r>
      <w:r>
        <w:t>Use “Hsps”</w:t>
      </w:r>
    </w:p>
  </w:comment>
  <w:comment w:id="42" w:author="Andrew Nguyen" w:date="2015-12-04T11:27:00Z" w:initials="AN">
    <w:p w14:paraId="01333D35" w14:textId="5E3922A8" w:rsidR="00753E30" w:rsidRDefault="00753E30">
      <w:pPr>
        <w:pStyle w:val="CommentText"/>
      </w:pPr>
      <w:r>
        <w:rPr>
          <w:rStyle w:val="CommentReference"/>
        </w:rPr>
        <w:annotationRef/>
      </w:r>
      <w:r>
        <w:t>All of these predictions are lost---you need to integrate earlier on…what has been shown to happen to these ants under experimental warming…</w:t>
      </w:r>
      <w:proofErr w:type="gramStart"/>
      <w:r>
        <w:t>.you</w:t>
      </w:r>
      <w:proofErr w:type="gramEnd"/>
      <w:r>
        <w:t xml:space="preserve"> read all those ant warming chamber papers and they need to be in the introduction</w:t>
      </w:r>
    </w:p>
  </w:comment>
  <w:comment w:id="43" w:author="Andrew Nguyen" w:date="2015-12-04T11:30:00Z" w:initials="AN">
    <w:p w14:paraId="062D5F32" w14:textId="53EABF18" w:rsidR="00753E30" w:rsidRDefault="00753E30">
      <w:pPr>
        <w:pStyle w:val="CommentText"/>
      </w:pPr>
      <w:r>
        <w:rPr>
          <w:rStyle w:val="CommentReference"/>
        </w:rPr>
        <w:annotationRef/>
      </w:r>
      <w:r>
        <w:t>Citation?</w:t>
      </w:r>
    </w:p>
    <w:p w14:paraId="552F51A4" w14:textId="77777777" w:rsidR="00753E30" w:rsidRDefault="00753E30">
      <w:pPr>
        <w:pStyle w:val="CommentText"/>
      </w:pPr>
    </w:p>
    <w:p w14:paraId="55431C9E" w14:textId="361A9548" w:rsidR="00753E30" w:rsidRDefault="00753E30">
      <w:pPr>
        <w:pStyle w:val="CommentText"/>
      </w:pPr>
      <w:r>
        <w:t xml:space="preserve">Also this pops up out of </w:t>
      </w:r>
      <w:proofErr w:type="spellStart"/>
      <w:r>
        <w:t>nowher.e</w:t>
      </w:r>
      <w:proofErr w:type="gramStart"/>
      <w:r>
        <w:t>..all</w:t>
      </w:r>
      <w:proofErr w:type="spellEnd"/>
      <w:proofErr w:type="gramEnd"/>
      <w:r>
        <w:t xml:space="preserve"> the things the reader should know about these ants should come earlier so that the predictions make sense when the reader meets them.</w:t>
      </w:r>
    </w:p>
  </w:comment>
  <w:comment w:id="54" w:author="Andrew Nguyen" w:date="2015-12-04T11:05:00Z" w:initials="AN">
    <w:p w14:paraId="722E1072" w14:textId="231E9800" w:rsidR="007027E2" w:rsidRDefault="007027E2">
      <w:pPr>
        <w:pStyle w:val="CommentText"/>
      </w:pPr>
      <w:r>
        <w:rPr>
          <w:rStyle w:val="CommentReference"/>
        </w:rPr>
        <w:annotationRef/>
      </w:r>
      <w:r>
        <w:t>“</w:t>
      </w:r>
      <w:proofErr w:type="gramStart"/>
      <w:r>
        <w:t>took</w:t>
      </w:r>
      <w:proofErr w:type="gramEnd"/>
      <w:r>
        <w:t xml:space="preserve"> place” is not precise; adjust sentence</w:t>
      </w:r>
    </w:p>
  </w:comment>
  <w:comment w:id="55" w:author="Andrew Nguyen" w:date="2015-12-04T11:19:00Z" w:initials="AN">
    <w:p w14:paraId="7A97FCD4" w14:textId="47C50E2F" w:rsidR="007027E2" w:rsidRDefault="007027E2">
      <w:pPr>
        <w:pStyle w:val="CommentText"/>
      </w:pPr>
      <w:r>
        <w:rPr>
          <w:rStyle w:val="CommentReference"/>
        </w:rPr>
        <w:annotationRef/>
      </w:r>
      <w:proofErr w:type="gramStart"/>
      <w:r>
        <w:t>not</w:t>
      </w:r>
      <w:proofErr w:type="gramEnd"/>
      <w:r>
        <w:t xml:space="preserve"> really their range boundaries right…</w:t>
      </w:r>
    </w:p>
  </w:comment>
  <w:comment w:id="61" w:author="Andrew Nguyen" w:date="2015-12-04T11:15:00Z" w:initials="AN">
    <w:p w14:paraId="7FF9333A" w14:textId="68483CBF" w:rsidR="007027E2" w:rsidRDefault="007027E2">
      <w:pPr>
        <w:pStyle w:val="CommentText"/>
      </w:pPr>
      <w:r>
        <w:rPr>
          <w:rStyle w:val="CommentReference"/>
        </w:rPr>
        <w:annotationRef/>
      </w:r>
      <w:proofErr w:type="gramStart"/>
      <w:r>
        <w:t>you</w:t>
      </w:r>
      <w:proofErr w:type="gramEnd"/>
      <w:r>
        <w:t xml:space="preserve"> need a collection table too—will go in </w:t>
      </w:r>
      <w:proofErr w:type="spellStart"/>
      <w:r>
        <w:t>supplementals</w:t>
      </w:r>
      <w:proofErr w:type="spellEnd"/>
    </w:p>
  </w:comment>
  <w:comment w:id="68" w:author="Andrew Nguyen" w:date="2015-12-04T11:07:00Z" w:initials="AN">
    <w:p w14:paraId="76DBE0F1" w14:textId="3AC6834E" w:rsidR="007027E2" w:rsidRDefault="007027E2">
      <w:pPr>
        <w:pStyle w:val="CommentText"/>
      </w:pPr>
      <w:r>
        <w:rPr>
          <w:rStyle w:val="CommentReference"/>
        </w:rPr>
        <w:annotationRef/>
      </w:r>
      <w:proofErr w:type="gramStart"/>
      <w:r>
        <w:t>you</w:t>
      </w:r>
      <w:proofErr w:type="gramEnd"/>
      <w:r>
        <w:t xml:space="preserve"> need to create a primer table</w:t>
      </w:r>
    </w:p>
  </w:comment>
  <w:comment w:id="69" w:author="Andrew Nguyen" w:date="2015-12-04T11:09:00Z" w:initials="AN">
    <w:p w14:paraId="5F5502E3" w14:textId="5B53E922" w:rsidR="007027E2" w:rsidRDefault="007027E2">
      <w:pPr>
        <w:pStyle w:val="CommentText"/>
      </w:pPr>
      <w:r>
        <w:rPr>
          <w:rStyle w:val="CommentReference"/>
        </w:rPr>
        <w:annotationRef/>
      </w:r>
      <w:proofErr w:type="gramStart"/>
      <w:r>
        <w:t>did</w:t>
      </w:r>
      <w:proofErr w:type="gramEnd"/>
      <w:r>
        <w:t xml:space="preserve"> you do this? </w:t>
      </w:r>
    </w:p>
  </w:comment>
  <w:comment w:id="70" w:author="Andrew Nguyen" w:date="2015-12-04T11:09:00Z" w:initials="AN">
    <w:p w14:paraId="14B77181" w14:textId="13CD4C68" w:rsidR="007027E2" w:rsidRDefault="007027E2">
      <w:pPr>
        <w:pStyle w:val="CommentText"/>
      </w:pPr>
      <w:r>
        <w:rPr>
          <w:rStyle w:val="CommentReference"/>
        </w:rPr>
        <w:annotationRef/>
      </w:r>
      <w:proofErr w:type="gramStart"/>
      <w:r>
        <w:t>not</w:t>
      </w:r>
      <w:proofErr w:type="gramEnd"/>
      <w:r>
        <w:t xml:space="preserve"> right….we didn't do this step</w:t>
      </w:r>
    </w:p>
  </w:comment>
  <w:comment w:id="72" w:author="Andrew Nguyen" w:date="2015-12-04T11:11:00Z" w:initials="AN">
    <w:p w14:paraId="73666382" w14:textId="5B23F31B" w:rsidR="007027E2" w:rsidRDefault="007027E2">
      <w:pPr>
        <w:pStyle w:val="CommentText"/>
      </w:pPr>
      <w:r>
        <w:rPr>
          <w:rStyle w:val="CommentReference"/>
        </w:rPr>
        <w:annotationRef/>
      </w:r>
      <w:proofErr w:type="gramStart"/>
      <w:r>
        <w:t>add</w:t>
      </w:r>
      <w:proofErr w:type="gramEnd"/>
      <w:r>
        <w:t xml:space="preserve"> that you tested for RNA quality</w:t>
      </w:r>
    </w:p>
    <w:p w14:paraId="5B21AB38" w14:textId="2A631B06" w:rsidR="007027E2" w:rsidRDefault="007027E2">
      <w:pPr>
        <w:pStyle w:val="CommentText"/>
      </w:pPr>
      <w:r w:rsidRPr="007027E2">
        <w:t>http://www.genomics.agilent.com/article.jsp</w:t>
      </w:r>
      <w:proofErr w:type="gramStart"/>
      <w:r w:rsidRPr="007027E2">
        <w:t>?pageId</w:t>
      </w:r>
      <w:proofErr w:type="gramEnd"/>
      <w:r w:rsidRPr="007027E2">
        <w:t>=2181&amp;_requestid=922491</w:t>
      </w:r>
    </w:p>
  </w:comment>
  <w:comment w:id="71" w:author="Andrew Nguyen" w:date="2015-12-04T11:10:00Z" w:initials="AN">
    <w:p w14:paraId="7BE82E6A" w14:textId="4C187886" w:rsidR="007027E2" w:rsidRDefault="007027E2">
      <w:pPr>
        <w:pStyle w:val="CommentText"/>
      </w:pPr>
      <w:r>
        <w:rPr>
          <w:rStyle w:val="CommentReference"/>
        </w:rPr>
        <w:annotationRef/>
      </w:r>
      <w:r w:rsidRPr="007027E2">
        <w:t>http://www.thermofisher.com/order/catalog/product/4368813?icid=cvc-rt-rt-pcr-c1t1</w:t>
      </w:r>
    </w:p>
  </w:comment>
  <w:comment w:id="73" w:author="Andrew Nguyen" w:date="2015-12-04T11:12:00Z" w:initials="AN">
    <w:p w14:paraId="3D050A78" w14:textId="79D80E1D" w:rsidR="007027E2" w:rsidRDefault="007027E2">
      <w:pPr>
        <w:pStyle w:val="CommentText"/>
      </w:pPr>
      <w:r>
        <w:rPr>
          <w:rStyle w:val="CommentReference"/>
        </w:rPr>
        <w:annotationRef/>
      </w:r>
      <w:proofErr w:type="gramStart"/>
      <w:r>
        <w:t>this</w:t>
      </w:r>
      <w:proofErr w:type="gramEnd"/>
      <w:r>
        <w:t xml:space="preserve"> isn’t right…look at your reaction set up</w:t>
      </w:r>
    </w:p>
  </w:comment>
  <w:comment w:id="74" w:author="Andrew Nguyen" w:date="2015-12-04T11:12:00Z" w:initials="AN">
    <w:p w14:paraId="302EEDC4" w14:textId="6F615D84" w:rsidR="007027E2" w:rsidRDefault="007027E2">
      <w:pPr>
        <w:pStyle w:val="CommentText"/>
      </w:pPr>
      <w:r>
        <w:rPr>
          <w:rStyle w:val="CommentReference"/>
        </w:rPr>
        <w:annotationRef/>
      </w:r>
      <w:proofErr w:type="gramStart"/>
      <w:r>
        <w:t>there</w:t>
      </w:r>
      <w:proofErr w:type="gramEnd"/>
      <w:r>
        <w:t xml:space="preserve"> cant be nonspecific samples…there can be nonspecific amplification</w:t>
      </w:r>
    </w:p>
  </w:comment>
  <w:comment w:id="75" w:author="Andrew Nguyen" w:date="2015-12-04T11:13:00Z" w:initials="AN">
    <w:p w14:paraId="5CF1DAA7" w14:textId="31C74A19" w:rsidR="007027E2" w:rsidRDefault="007027E2">
      <w:pPr>
        <w:pStyle w:val="CommentText"/>
      </w:pPr>
      <w:r>
        <w:rPr>
          <w:rStyle w:val="CommentReference"/>
        </w:rPr>
        <w:annotationRef/>
      </w:r>
      <w:proofErr w:type="gramStart"/>
      <w:r>
        <w:t>you</w:t>
      </w:r>
      <w:proofErr w:type="gramEnd"/>
      <w:r>
        <w:t xml:space="preserve"> didn’t do this</w:t>
      </w:r>
    </w:p>
  </w:comment>
  <w:comment w:id="82" w:author="Andrew Nguyen" w:date="2015-12-04T11:14:00Z" w:initials="AN">
    <w:p w14:paraId="0F5AD2DF" w14:textId="60472AE2" w:rsidR="007027E2" w:rsidRDefault="007027E2">
      <w:pPr>
        <w:pStyle w:val="CommentText"/>
      </w:pPr>
      <w:r>
        <w:rPr>
          <w:rStyle w:val="CommentReference"/>
        </w:rPr>
        <w:annotationRef/>
      </w:r>
      <w:proofErr w:type="gramStart"/>
      <w:r>
        <w:t>add</w:t>
      </w:r>
      <w:proofErr w:type="gramEnd"/>
      <w:r>
        <w:t xml:space="preserve"> that RIN values were added a covariate too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62574"/>
    <w:multiLevelType w:val="hybridMultilevel"/>
    <w:tmpl w:val="36389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7C08AD"/>
    <w:multiLevelType w:val="hybridMultilevel"/>
    <w:tmpl w:val="0BDEA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AE5"/>
    <w:rsid w:val="00027E17"/>
    <w:rsid w:val="00094854"/>
    <w:rsid w:val="000A3202"/>
    <w:rsid w:val="0013733D"/>
    <w:rsid w:val="001445DD"/>
    <w:rsid w:val="00165AAF"/>
    <w:rsid w:val="001A11FE"/>
    <w:rsid w:val="001C7E3F"/>
    <w:rsid w:val="0020753D"/>
    <w:rsid w:val="002078FE"/>
    <w:rsid w:val="0022092B"/>
    <w:rsid w:val="00264B6D"/>
    <w:rsid w:val="0028242A"/>
    <w:rsid w:val="0029278D"/>
    <w:rsid w:val="002B27D6"/>
    <w:rsid w:val="002E1CD4"/>
    <w:rsid w:val="002F0CEE"/>
    <w:rsid w:val="00307CC7"/>
    <w:rsid w:val="0033477F"/>
    <w:rsid w:val="003418BA"/>
    <w:rsid w:val="00373F32"/>
    <w:rsid w:val="003A01ED"/>
    <w:rsid w:val="003A771E"/>
    <w:rsid w:val="003B6C07"/>
    <w:rsid w:val="003C64E2"/>
    <w:rsid w:val="003F0852"/>
    <w:rsid w:val="00413039"/>
    <w:rsid w:val="004159FE"/>
    <w:rsid w:val="0043178B"/>
    <w:rsid w:val="004C1641"/>
    <w:rsid w:val="004C61B1"/>
    <w:rsid w:val="004F68C3"/>
    <w:rsid w:val="005011A5"/>
    <w:rsid w:val="0050325A"/>
    <w:rsid w:val="00516AE5"/>
    <w:rsid w:val="0056410A"/>
    <w:rsid w:val="005B1E43"/>
    <w:rsid w:val="005B3728"/>
    <w:rsid w:val="006472B9"/>
    <w:rsid w:val="006E5298"/>
    <w:rsid w:val="007002F0"/>
    <w:rsid w:val="007027E2"/>
    <w:rsid w:val="007208C5"/>
    <w:rsid w:val="00722528"/>
    <w:rsid w:val="00733526"/>
    <w:rsid w:val="00735C7C"/>
    <w:rsid w:val="00753E30"/>
    <w:rsid w:val="00761C54"/>
    <w:rsid w:val="00762F87"/>
    <w:rsid w:val="00791DC5"/>
    <w:rsid w:val="007C2CCB"/>
    <w:rsid w:val="007D147E"/>
    <w:rsid w:val="0082410C"/>
    <w:rsid w:val="008B304E"/>
    <w:rsid w:val="008B7BD2"/>
    <w:rsid w:val="008C4BB2"/>
    <w:rsid w:val="008E6377"/>
    <w:rsid w:val="00932781"/>
    <w:rsid w:val="0093280D"/>
    <w:rsid w:val="00934912"/>
    <w:rsid w:val="00960691"/>
    <w:rsid w:val="00974FA0"/>
    <w:rsid w:val="009B2E0A"/>
    <w:rsid w:val="009D5B1C"/>
    <w:rsid w:val="00A43D70"/>
    <w:rsid w:val="00A45CEC"/>
    <w:rsid w:val="00A45F1D"/>
    <w:rsid w:val="00A52CFD"/>
    <w:rsid w:val="00AC2463"/>
    <w:rsid w:val="00AC3103"/>
    <w:rsid w:val="00AF06E7"/>
    <w:rsid w:val="00AF1C06"/>
    <w:rsid w:val="00AF2942"/>
    <w:rsid w:val="00B00242"/>
    <w:rsid w:val="00B11F84"/>
    <w:rsid w:val="00BD3807"/>
    <w:rsid w:val="00C54191"/>
    <w:rsid w:val="00C62065"/>
    <w:rsid w:val="00C727E7"/>
    <w:rsid w:val="00CA4B4A"/>
    <w:rsid w:val="00CC2F17"/>
    <w:rsid w:val="00CD57B7"/>
    <w:rsid w:val="00D40169"/>
    <w:rsid w:val="00D614EE"/>
    <w:rsid w:val="00D96897"/>
    <w:rsid w:val="00DD0891"/>
    <w:rsid w:val="00DE5D44"/>
    <w:rsid w:val="00DF0E12"/>
    <w:rsid w:val="00DF5808"/>
    <w:rsid w:val="00E0212F"/>
    <w:rsid w:val="00E069EE"/>
    <w:rsid w:val="00E11FEE"/>
    <w:rsid w:val="00E44158"/>
    <w:rsid w:val="00E72B1C"/>
    <w:rsid w:val="00ED0E10"/>
    <w:rsid w:val="00EF3878"/>
    <w:rsid w:val="00F25D31"/>
    <w:rsid w:val="00F34B82"/>
    <w:rsid w:val="00F76E0A"/>
    <w:rsid w:val="00F8445A"/>
    <w:rsid w:val="00FA324C"/>
    <w:rsid w:val="00FA326D"/>
    <w:rsid w:val="00FE05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F5B7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41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92B"/>
    <w:rPr>
      <w:color w:val="0000FF" w:themeColor="hyperlink"/>
      <w:u w:val="single"/>
    </w:rPr>
  </w:style>
  <w:style w:type="character" w:customStyle="1" w:styleId="apple-converted-space">
    <w:name w:val="apple-converted-space"/>
    <w:basedOn w:val="DefaultParagraphFont"/>
    <w:rsid w:val="005B1E43"/>
  </w:style>
  <w:style w:type="paragraph" w:styleId="BalloonText">
    <w:name w:val="Balloon Text"/>
    <w:basedOn w:val="Normal"/>
    <w:link w:val="BalloonTextChar"/>
    <w:uiPriority w:val="99"/>
    <w:semiHidden/>
    <w:unhideWhenUsed/>
    <w:rsid w:val="00CC2F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F17"/>
    <w:rPr>
      <w:rFonts w:ascii="Lucida Grande" w:hAnsi="Lucida Grande" w:cs="Lucida Grande"/>
      <w:sz w:val="18"/>
      <w:szCs w:val="18"/>
    </w:rPr>
  </w:style>
  <w:style w:type="character" w:customStyle="1" w:styleId="Heading1Char">
    <w:name w:val="Heading 1 Char"/>
    <w:basedOn w:val="DefaultParagraphFont"/>
    <w:link w:val="Heading1"/>
    <w:uiPriority w:val="9"/>
    <w:rsid w:val="0056410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0169"/>
    <w:pPr>
      <w:ind w:left="720"/>
      <w:contextualSpacing/>
    </w:pPr>
  </w:style>
  <w:style w:type="character" w:styleId="CommentReference">
    <w:name w:val="annotation reference"/>
    <w:basedOn w:val="DefaultParagraphFont"/>
    <w:uiPriority w:val="99"/>
    <w:semiHidden/>
    <w:unhideWhenUsed/>
    <w:rsid w:val="007027E2"/>
    <w:rPr>
      <w:sz w:val="18"/>
      <w:szCs w:val="18"/>
    </w:rPr>
  </w:style>
  <w:style w:type="paragraph" w:styleId="CommentText">
    <w:name w:val="annotation text"/>
    <w:basedOn w:val="Normal"/>
    <w:link w:val="CommentTextChar"/>
    <w:uiPriority w:val="99"/>
    <w:semiHidden/>
    <w:unhideWhenUsed/>
    <w:rsid w:val="007027E2"/>
  </w:style>
  <w:style w:type="character" w:customStyle="1" w:styleId="CommentTextChar">
    <w:name w:val="Comment Text Char"/>
    <w:basedOn w:val="DefaultParagraphFont"/>
    <w:link w:val="CommentText"/>
    <w:uiPriority w:val="99"/>
    <w:semiHidden/>
    <w:rsid w:val="007027E2"/>
  </w:style>
  <w:style w:type="paragraph" w:styleId="CommentSubject">
    <w:name w:val="annotation subject"/>
    <w:basedOn w:val="CommentText"/>
    <w:next w:val="CommentText"/>
    <w:link w:val="CommentSubjectChar"/>
    <w:uiPriority w:val="99"/>
    <w:semiHidden/>
    <w:unhideWhenUsed/>
    <w:rsid w:val="007027E2"/>
    <w:rPr>
      <w:b/>
      <w:bCs/>
      <w:sz w:val="20"/>
      <w:szCs w:val="20"/>
    </w:rPr>
  </w:style>
  <w:style w:type="character" w:customStyle="1" w:styleId="CommentSubjectChar">
    <w:name w:val="Comment Subject Char"/>
    <w:basedOn w:val="CommentTextChar"/>
    <w:link w:val="CommentSubject"/>
    <w:uiPriority w:val="99"/>
    <w:semiHidden/>
    <w:rsid w:val="007027E2"/>
    <w:rPr>
      <w:b/>
      <w:bCs/>
      <w:sz w:val="20"/>
      <w:szCs w:val="20"/>
    </w:rPr>
  </w:style>
  <w:style w:type="character" w:styleId="LineNumber">
    <w:name w:val="line number"/>
    <w:basedOn w:val="DefaultParagraphFont"/>
    <w:uiPriority w:val="99"/>
    <w:semiHidden/>
    <w:unhideWhenUsed/>
    <w:rsid w:val="007027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41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92B"/>
    <w:rPr>
      <w:color w:val="0000FF" w:themeColor="hyperlink"/>
      <w:u w:val="single"/>
    </w:rPr>
  </w:style>
  <w:style w:type="character" w:customStyle="1" w:styleId="apple-converted-space">
    <w:name w:val="apple-converted-space"/>
    <w:basedOn w:val="DefaultParagraphFont"/>
    <w:rsid w:val="005B1E43"/>
  </w:style>
  <w:style w:type="paragraph" w:styleId="BalloonText">
    <w:name w:val="Balloon Text"/>
    <w:basedOn w:val="Normal"/>
    <w:link w:val="BalloonTextChar"/>
    <w:uiPriority w:val="99"/>
    <w:semiHidden/>
    <w:unhideWhenUsed/>
    <w:rsid w:val="00CC2F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F17"/>
    <w:rPr>
      <w:rFonts w:ascii="Lucida Grande" w:hAnsi="Lucida Grande" w:cs="Lucida Grande"/>
      <w:sz w:val="18"/>
      <w:szCs w:val="18"/>
    </w:rPr>
  </w:style>
  <w:style w:type="character" w:customStyle="1" w:styleId="Heading1Char">
    <w:name w:val="Heading 1 Char"/>
    <w:basedOn w:val="DefaultParagraphFont"/>
    <w:link w:val="Heading1"/>
    <w:uiPriority w:val="9"/>
    <w:rsid w:val="0056410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0169"/>
    <w:pPr>
      <w:ind w:left="720"/>
      <w:contextualSpacing/>
    </w:pPr>
  </w:style>
  <w:style w:type="character" w:styleId="CommentReference">
    <w:name w:val="annotation reference"/>
    <w:basedOn w:val="DefaultParagraphFont"/>
    <w:uiPriority w:val="99"/>
    <w:semiHidden/>
    <w:unhideWhenUsed/>
    <w:rsid w:val="007027E2"/>
    <w:rPr>
      <w:sz w:val="18"/>
      <w:szCs w:val="18"/>
    </w:rPr>
  </w:style>
  <w:style w:type="paragraph" w:styleId="CommentText">
    <w:name w:val="annotation text"/>
    <w:basedOn w:val="Normal"/>
    <w:link w:val="CommentTextChar"/>
    <w:uiPriority w:val="99"/>
    <w:semiHidden/>
    <w:unhideWhenUsed/>
    <w:rsid w:val="007027E2"/>
  </w:style>
  <w:style w:type="character" w:customStyle="1" w:styleId="CommentTextChar">
    <w:name w:val="Comment Text Char"/>
    <w:basedOn w:val="DefaultParagraphFont"/>
    <w:link w:val="CommentText"/>
    <w:uiPriority w:val="99"/>
    <w:semiHidden/>
    <w:rsid w:val="007027E2"/>
  </w:style>
  <w:style w:type="paragraph" w:styleId="CommentSubject">
    <w:name w:val="annotation subject"/>
    <w:basedOn w:val="CommentText"/>
    <w:next w:val="CommentText"/>
    <w:link w:val="CommentSubjectChar"/>
    <w:uiPriority w:val="99"/>
    <w:semiHidden/>
    <w:unhideWhenUsed/>
    <w:rsid w:val="007027E2"/>
    <w:rPr>
      <w:b/>
      <w:bCs/>
      <w:sz w:val="20"/>
      <w:szCs w:val="20"/>
    </w:rPr>
  </w:style>
  <w:style w:type="character" w:customStyle="1" w:styleId="CommentSubjectChar">
    <w:name w:val="Comment Subject Char"/>
    <w:basedOn w:val="CommentTextChar"/>
    <w:link w:val="CommentSubject"/>
    <w:uiPriority w:val="99"/>
    <w:semiHidden/>
    <w:rsid w:val="007027E2"/>
    <w:rPr>
      <w:b/>
      <w:bCs/>
      <w:sz w:val="20"/>
      <w:szCs w:val="20"/>
    </w:rPr>
  </w:style>
  <w:style w:type="character" w:styleId="LineNumber">
    <w:name w:val="line number"/>
    <w:basedOn w:val="DefaultParagraphFont"/>
    <w:uiPriority w:val="99"/>
    <w:semiHidden/>
    <w:unhideWhenUsed/>
    <w:rsid w:val="00702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590172">
      <w:bodyDiv w:val="1"/>
      <w:marLeft w:val="0"/>
      <w:marRight w:val="0"/>
      <w:marTop w:val="0"/>
      <w:marBottom w:val="0"/>
      <w:divBdr>
        <w:top w:val="none" w:sz="0" w:space="0" w:color="auto"/>
        <w:left w:val="none" w:sz="0" w:space="0" w:color="auto"/>
        <w:bottom w:val="none" w:sz="0" w:space="0" w:color="auto"/>
        <w:right w:val="none" w:sz="0" w:space="0" w:color="auto"/>
      </w:divBdr>
    </w:div>
    <w:div w:id="326130054">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418521264">
      <w:bodyDiv w:val="1"/>
      <w:marLeft w:val="0"/>
      <w:marRight w:val="0"/>
      <w:marTop w:val="0"/>
      <w:marBottom w:val="0"/>
      <w:divBdr>
        <w:top w:val="none" w:sz="0" w:space="0" w:color="auto"/>
        <w:left w:val="none" w:sz="0" w:space="0" w:color="auto"/>
        <w:bottom w:val="none" w:sz="0" w:space="0" w:color="auto"/>
        <w:right w:val="none" w:sz="0" w:space="0" w:color="auto"/>
      </w:divBdr>
      <w:divsChild>
        <w:div w:id="409547042">
          <w:marLeft w:val="0"/>
          <w:marRight w:val="0"/>
          <w:marTop w:val="0"/>
          <w:marBottom w:val="0"/>
          <w:divBdr>
            <w:top w:val="none" w:sz="0" w:space="0" w:color="auto"/>
            <w:left w:val="none" w:sz="0" w:space="0" w:color="auto"/>
            <w:bottom w:val="none" w:sz="0" w:space="0" w:color="auto"/>
            <w:right w:val="none" w:sz="0" w:space="0" w:color="auto"/>
          </w:divBdr>
          <w:divsChild>
            <w:div w:id="1138569957">
              <w:marLeft w:val="-150"/>
              <w:marRight w:val="0"/>
              <w:marTop w:val="0"/>
              <w:marBottom w:val="0"/>
              <w:divBdr>
                <w:top w:val="none" w:sz="0" w:space="0" w:color="auto"/>
                <w:left w:val="none" w:sz="0" w:space="0" w:color="auto"/>
                <w:bottom w:val="none" w:sz="0" w:space="0" w:color="auto"/>
                <w:right w:val="none" w:sz="0" w:space="0" w:color="auto"/>
              </w:divBdr>
              <w:divsChild>
                <w:div w:id="565797917">
                  <w:marLeft w:val="150"/>
                  <w:marRight w:val="0"/>
                  <w:marTop w:val="0"/>
                  <w:marBottom w:val="0"/>
                  <w:divBdr>
                    <w:top w:val="none" w:sz="0" w:space="0" w:color="auto"/>
                    <w:left w:val="none" w:sz="0" w:space="0" w:color="auto"/>
                    <w:bottom w:val="none" w:sz="0" w:space="0" w:color="auto"/>
                    <w:right w:val="none" w:sz="0" w:space="0" w:color="auto"/>
                  </w:divBdr>
                  <w:divsChild>
                    <w:div w:id="1289169557">
                      <w:marLeft w:val="0"/>
                      <w:marRight w:val="0"/>
                      <w:marTop w:val="0"/>
                      <w:marBottom w:val="0"/>
                      <w:divBdr>
                        <w:top w:val="none" w:sz="0" w:space="0" w:color="auto"/>
                        <w:left w:val="none" w:sz="0" w:space="0" w:color="auto"/>
                        <w:bottom w:val="none" w:sz="0" w:space="0" w:color="auto"/>
                        <w:right w:val="none" w:sz="0" w:space="0" w:color="auto"/>
                      </w:divBdr>
                      <w:divsChild>
                        <w:div w:id="346754064">
                          <w:marLeft w:val="0"/>
                          <w:marRight w:val="0"/>
                          <w:marTop w:val="0"/>
                          <w:marBottom w:val="0"/>
                          <w:divBdr>
                            <w:top w:val="none" w:sz="0" w:space="0" w:color="auto"/>
                            <w:left w:val="none" w:sz="0" w:space="0" w:color="auto"/>
                            <w:bottom w:val="single" w:sz="2" w:space="2" w:color="DCDCDC"/>
                            <w:right w:val="none" w:sz="0" w:space="0" w:color="auto"/>
                          </w:divBdr>
                        </w:div>
                      </w:divsChild>
                    </w:div>
                  </w:divsChild>
                </w:div>
              </w:divsChild>
            </w:div>
          </w:divsChild>
        </w:div>
        <w:div w:id="341444259">
          <w:marLeft w:val="0"/>
          <w:marRight w:val="0"/>
          <w:marTop w:val="0"/>
          <w:marBottom w:val="300"/>
          <w:divBdr>
            <w:top w:val="none" w:sz="0" w:space="0" w:color="auto"/>
            <w:left w:val="none" w:sz="0" w:space="0" w:color="auto"/>
            <w:bottom w:val="none" w:sz="0" w:space="0" w:color="auto"/>
            <w:right w:val="none" w:sz="0" w:space="0" w:color="auto"/>
          </w:divBdr>
          <w:divsChild>
            <w:div w:id="1201549606">
              <w:marLeft w:val="0"/>
              <w:marRight w:val="0"/>
              <w:marTop w:val="0"/>
              <w:marBottom w:val="0"/>
              <w:divBdr>
                <w:top w:val="none" w:sz="0" w:space="0" w:color="auto"/>
                <w:left w:val="none" w:sz="0" w:space="0" w:color="auto"/>
                <w:bottom w:val="none" w:sz="0" w:space="0" w:color="auto"/>
                <w:right w:val="none" w:sz="0" w:space="0" w:color="auto"/>
              </w:divBdr>
              <w:divsChild>
                <w:div w:id="796686056">
                  <w:marLeft w:val="-150"/>
                  <w:marRight w:val="0"/>
                  <w:marTop w:val="0"/>
                  <w:marBottom w:val="0"/>
                  <w:divBdr>
                    <w:top w:val="none" w:sz="0" w:space="0" w:color="auto"/>
                    <w:left w:val="none" w:sz="0" w:space="0" w:color="auto"/>
                    <w:bottom w:val="none" w:sz="0" w:space="0" w:color="auto"/>
                    <w:right w:val="none" w:sz="0" w:space="0" w:color="auto"/>
                  </w:divBdr>
                  <w:divsChild>
                    <w:div w:id="1731491299">
                      <w:marLeft w:val="150"/>
                      <w:marRight w:val="0"/>
                      <w:marTop w:val="0"/>
                      <w:marBottom w:val="0"/>
                      <w:divBdr>
                        <w:top w:val="none" w:sz="0" w:space="0" w:color="auto"/>
                        <w:left w:val="none" w:sz="0" w:space="0" w:color="auto"/>
                        <w:bottom w:val="none" w:sz="0" w:space="0" w:color="auto"/>
                        <w:right w:val="none" w:sz="0" w:space="0" w:color="auto"/>
                      </w:divBdr>
                      <w:divsChild>
                        <w:div w:id="1664623808">
                          <w:marLeft w:val="0"/>
                          <w:marRight w:val="0"/>
                          <w:marTop w:val="0"/>
                          <w:marBottom w:val="0"/>
                          <w:divBdr>
                            <w:top w:val="none" w:sz="0" w:space="0" w:color="auto"/>
                            <w:left w:val="none" w:sz="0" w:space="0" w:color="auto"/>
                            <w:bottom w:val="none" w:sz="0" w:space="0" w:color="auto"/>
                            <w:right w:val="none" w:sz="0" w:space="0" w:color="auto"/>
                          </w:divBdr>
                          <w:divsChild>
                            <w:div w:id="1431316679">
                              <w:marLeft w:val="0"/>
                              <w:marRight w:val="0"/>
                              <w:marTop w:val="0"/>
                              <w:marBottom w:val="0"/>
                              <w:divBdr>
                                <w:top w:val="none" w:sz="0" w:space="0" w:color="auto"/>
                                <w:left w:val="none" w:sz="0" w:space="0" w:color="auto"/>
                                <w:bottom w:val="none" w:sz="0" w:space="0" w:color="auto"/>
                                <w:right w:val="none" w:sz="0" w:space="0" w:color="auto"/>
                              </w:divBdr>
                              <w:divsChild>
                                <w:div w:id="1001858593">
                                  <w:marLeft w:val="0"/>
                                  <w:marRight w:val="0"/>
                                  <w:marTop w:val="0"/>
                                  <w:marBottom w:val="0"/>
                                  <w:divBdr>
                                    <w:top w:val="none" w:sz="0" w:space="0" w:color="auto"/>
                                    <w:left w:val="none" w:sz="0" w:space="0" w:color="auto"/>
                                    <w:bottom w:val="none" w:sz="0" w:space="0" w:color="auto"/>
                                    <w:right w:val="none" w:sz="0" w:space="0" w:color="auto"/>
                                  </w:divBdr>
                                  <w:divsChild>
                                    <w:div w:id="797648089">
                                      <w:marLeft w:val="0"/>
                                      <w:marRight w:val="0"/>
                                      <w:marTop w:val="0"/>
                                      <w:marBottom w:val="0"/>
                                      <w:divBdr>
                                        <w:top w:val="none" w:sz="0" w:space="0" w:color="auto"/>
                                        <w:left w:val="none" w:sz="0" w:space="0" w:color="auto"/>
                                        <w:bottom w:val="none" w:sz="0" w:space="0" w:color="auto"/>
                                        <w:right w:val="none" w:sz="0" w:space="0" w:color="auto"/>
                                      </w:divBdr>
                                      <w:divsChild>
                                        <w:div w:id="28377723">
                                          <w:marLeft w:val="0"/>
                                          <w:marRight w:val="0"/>
                                          <w:marTop w:val="0"/>
                                          <w:marBottom w:val="165"/>
                                          <w:divBdr>
                                            <w:top w:val="single" w:sz="2" w:space="0" w:color="D8D8D8"/>
                                            <w:left w:val="single" w:sz="2" w:space="0" w:color="D8D8D8"/>
                                            <w:bottom w:val="single" w:sz="2" w:space="0" w:color="D8D8D8"/>
                                            <w:right w:val="single" w:sz="2" w:space="0" w:color="D8D8D8"/>
                                          </w:divBdr>
                                        </w:div>
                                      </w:divsChild>
                                    </w:div>
                                  </w:divsChild>
                                </w:div>
                              </w:divsChild>
                            </w:div>
                          </w:divsChild>
                        </w:div>
                      </w:divsChild>
                    </w:div>
                  </w:divsChild>
                </w:div>
              </w:divsChild>
            </w:div>
          </w:divsChild>
        </w:div>
      </w:divsChild>
    </w:div>
    <w:div w:id="879055066">
      <w:bodyDiv w:val="1"/>
      <w:marLeft w:val="0"/>
      <w:marRight w:val="0"/>
      <w:marTop w:val="0"/>
      <w:marBottom w:val="0"/>
      <w:divBdr>
        <w:top w:val="none" w:sz="0" w:space="0" w:color="auto"/>
        <w:left w:val="none" w:sz="0" w:space="0" w:color="auto"/>
        <w:bottom w:val="none" w:sz="0" w:space="0" w:color="auto"/>
        <w:right w:val="none" w:sz="0" w:space="0" w:color="auto"/>
      </w:divBdr>
    </w:div>
    <w:div w:id="958803724">
      <w:bodyDiv w:val="1"/>
      <w:marLeft w:val="0"/>
      <w:marRight w:val="0"/>
      <w:marTop w:val="0"/>
      <w:marBottom w:val="0"/>
      <w:divBdr>
        <w:top w:val="none" w:sz="0" w:space="0" w:color="auto"/>
        <w:left w:val="none" w:sz="0" w:space="0" w:color="auto"/>
        <w:bottom w:val="none" w:sz="0" w:space="0" w:color="auto"/>
        <w:right w:val="none" w:sz="0" w:space="0" w:color="auto"/>
      </w:divBdr>
    </w:div>
    <w:div w:id="1130829151">
      <w:bodyDiv w:val="1"/>
      <w:marLeft w:val="0"/>
      <w:marRight w:val="0"/>
      <w:marTop w:val="0"/>
      <w:marBottom w:val="0"/>
      <w:divBdr>
        <w:top w:val="none" w:sz="0" w:space="0" w:color="auto"/>
        <w:left w:val="none" w:sz="0" w:space="0" w:color="auto"/>
        <w:bottom w:val="none" w:sz="0" w:space="0" w:color="auto"/>
        <w:right w:val="none" w:sz="0" w:space="0" w:color="auto"/>
      </w:divBdr>
    </w:div>
    <w:div w:id="1158231332">
      <w:bodyDiv w:val="1"/>
      <w:marLeft w:val="0"/>
      <w:marRight w:val="0"/>
      <w:marTop w:val="0"/>
      <w:marBottom w:val="0"/>
      <w:divBdr>
        <w:top w:val="none" w:sz="0" w:space="0" w:color="auto"/>
        <w:left w:val="none" w:sz="0" w:space="0" w:color="auto"/>
        <w:bottom w:val="none" w:sz="0" w:space="0" w:color="auto"/>
        <w:right w:val="none" w:sz="0" w:space="0" w:color="auto"/>
      </w:divBdr>
    </w:div>
    <w:div w:id="1275209880">
      <w:bodyDiv w:val="1"/>
      <w:marLeft w:val="0"/>
      <w:marRight w:val="0"/>
      <w:marTop w:val="0"/>
      <w:marBottom w:val="0"/>
      <w:divBdr>
        <w:top w:val="none" w:sz="0" w:space="0" w:color="auto"/>
        <w:left w:val="none" w:sz="0" w:space="0" w:color="auto"/>
        <w:bottom w:val="none" w:sz="0" w:space="0" w:color="auto"/>
        <w:right w:val="none" w:sz="0" w:space="0" w:color="auto"/>
      </w:divBdr>
    </w:div>
    <w:div w:id="1276325603">
      <w:bodyDiv w:val="1"/>
      <w:marLeft w:val="0"/>
      <w:marRight w:val="0"/>
      <w:marTop w:val="0"/>
      <w:marBottom w:val="0"/>
      <w:divBdr>
        <w:top w:val="none" w:sz="0" w:space="0" w:color="auto"/>
        <w:left w:val="none" w:sz="0" w:space="0" w:color="auto"/>
        <w:bottom w:val="none" w:sz="0" w:space="0" w:color="auto"/>
        <w:right w:val="none" w:sz="0" w:space="0" w:color="auto"/>
      </w:divBdr>
    </w:div>
    <w:div w:id="1281106736">
      <w:bodyDiv w:val="1"/>
      <w:marLeft w:val="0"/>
      <w:marRight w:val="0"/>
      <w:marTop w:val="0"/>
      <w:marBottom w:val="0"/>
      <w:divBdr>
        <w:top w:val="none" w:sz="0" w:space="0" w:color="auto"/>
        <w:left w:val="none" w:sz="0" w:space="0" w:color="auto"/>
        <w:bottom w:val="none" w:sz="0" w:space="0" w:color="auto"/>
        <w:right w:val="none" w:sz="0" w:space="0" w:color="auto"/>
      </w:divBdr>
    </w:div>
    <w:div w:id="1615549957">
      <w:bodyDiv w:val="1"/>
      <w:marLeft w:val="0"/>
      <w:marRight w:val="0"/>
      <w:marTop w:val="0"/>
      <w:marBottom w:val="0"/>
      <w:divBdr>
        <w:top w:val="none" w:sz="0" w:space="0" w:color="auto"/>
        <w:left w:val="none" w:sz="0" w:space="0" w:color="auto"/>
        <w:bottom w:val="none" w:sz="0" w:space="0" w:color="auto"/>
        <w:right w:val="none" w:sz="0" w:space="0" w:color="auto"/>
      </w:divBdr>
    </w:div>
    <w:div w:id="1834419260">
      <w:bodyDiv w:val="1"/>
      <w:marLeft w:val="0"/>
      <w:marRight w:val="0"/>
      <w:marTop w:val="0"/>
      <w:marBottom w:val="0"/>
      <w:divBdr>
        <w:top w:val="none" w:sz="0" w:space="0" w:color="auto"/>
        <w:left w:val="none" w:sz="0" w:space="0" w:color="auto"/>
        <w:bottom w:val="none" w:sz="0" w:space="0" w:color="auto"/>
        <w:right w:val="none" w:sz="0" w:space="0" w:color="auto"/>
      </w:divBdr>
    </w:div>
    <w:div w:id="1912689146">
      <w:bodyDiv w:val="1"/>
      <w:marLeft w:val="0"/>
      <w:marRight w:val="0"/>
      <w:marTop w:val="0"/>
      <w:marBottom w:val="0"/>
      <w:divBdr>
        <w:top w:val="none" w:sz="0" w:space="0" w:color="auto"/>
        <w:left w:val="none" w:sz="0" w:space="0" w:color="auto"/>
        <w:bottom w:val="none" w:sz="0" w:space="0" w:color="auto"/>
        <w:right w:val="none" w:sz="0" w:space="0" w:color="auto"/>
      </w:divBdr>
    </w:div>
    <w:div w:id="20676791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14</Pages>
  <Words>2327</Words>
  <Characters>13266</Characters>
  <Application>Microsoft Macintosh Word</Application>
  <DocSecurity>0</DocSecurity>
  <Lines>110</Lines>
  <Paragraphs>31</Paragraphs>
  <ScaleCrop>false</ScaleCrop>
  <Company/>
  <LinksUpToDate>false</LinksUpToDate>
  <CharactersWithSpaces>15562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Provencher</dc:creator>
  <cp:keywords/>
  <dc:description/>
  <cp:lastModifiedBy>Andrew Nguyen</cp:lastModifiedBy>
  <cp:revision>23</cp:revision>
  <dcterms:created xsi:type="dcterms:W3CDTF">2015-11-30T18:10:00Z</dcterms:created>
  <dcterms:modified xsi:type="dcterms:W3CDTF">2015-12-04T16:31:00Z</dcterms:modified>
</cp:coreProperties>
</file>